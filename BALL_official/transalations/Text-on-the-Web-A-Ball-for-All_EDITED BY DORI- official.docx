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F9020" w14:textId="77777777" w:rsidR="00C57BD0" w:rsidRPr="006C4586" w:rsidRDefault="006C4586">
      <w:pPr>
        <w:rPr>
          <w:lang w:val="en-GB"/>
        </w:rPr>
      </w:pPr>
      <w:r w:rsidRPr="006C4586">
        <w:rPr>
          <w:lang w:val="en-GB"/>
        </w:rPr>
        <w:t>Text on the Web A Ball for All</w:t>
      </w:r>
    </w:p>
    <w:p w14:paraId="3C98E578" w14:textId="77777777" w:rsidR="006C4586" w:rsidRPr="007F0039" w:rsidRDefault="006C4586">
      <w:pPr>
        <w:rPr>
          <w:b/>
          <w:lang w:val="en-GB"/>
        </w:rPr>
      </w:pPr>
      <w:r w:rsidRPr="007F0039">
        <w:rPr>
          <w:b/>
          <w:lang w:val="en-GB"/>
        </w:rPr>
        <w:t>1</w:t>
      </w:r>
      <w:r w:rsidRPr="007F0039">
        <w:rPr>
          <w:b/>
          <w:vertAlign w:val="superscript"/>
          <w:lang w:val="en-GB"/>
        </w:rPr>
        <w:t>st</w:t>
      </w:r>
      <w:r w:rsidRPr="007F0039">
        <w:rPr>
          <w:b/>
          <w:lang w:val="en-GB"/>
        </w:rPr>
        <w:t xml:space="preserve"> section:</w:t>
      </w:r>
    </w:p>
    <w:p w14:paraId="50A7F37A" w14:textId="77777777" w:rsidR="006C4586" w:rsidRDefault="006C4586">
      <w:pPr>
        <w:rPr>
          <w:lang w:val="en-GB"/>
        </w:rPr>
      </w:pPr>
    </w:p>
    <w:p w14:paraId="563462B7" w14:textId="77777777" w:rsidR="006C4586" w:rsidRPr="006C4586" w:rsidRDefault="006C4586" w:rsidP="006C4586">
      <w:pPr>
        <w:rPr>
          <w:lang w:val="en-GB"/>
        </w:rPr>
      </w:pPr>
      <w:r w:rsidRPr="006C4586">
        <w:rPr>
          <w:lang w:val="en-GB"/>
        </w:rPr>
        <w:t>A Ball For All</w:t>
      </w:r>
    </w:p>
    <w:p w14:paraId="32BBE6B1" w14:textId="77777777" w:rsidR="006C4586" w:rsidRDefault="006C4586" w:rsidP="006C4586">
      <w:pPr>
        <w:rPr>
          <w:lang w:val="en-GB"/>
        </w:rPr>
      </w:pPr>
      <w:r>
        <w:rPr>
          <w:lang w:val="en-GB"/>
        </w:rPr>
        <w:t>Become Our Superhero</w:t>
      </w:r>
    </w:p>
    <w:p w14:paraId="6D8DD077" w14:textId="77777777" w:rsidR="006C4586" w:rsidRDefault="006C4586" w:rsidP="006C4586">
      <w:pPr>
        <w:rPr>
          <w:lang w:val="en-GB"/>
        </w:rPr>
      </w:pPr>
      <w:r w:rsidRPr="006C4586">
        <w:rPr>
          <w:lang w:val="en-GB"/>
        </w:rPr>
        <w:t>Adopt a ball</w:t>
      </w:r>
    </w:p>
    <w:p w14:paraId="74835FF6" w14:textId="77777777" w:rsidR="006C4586" w:rsidRDefault="006C4586" w:rsidP="006C4586">
      <w:pPr>
        <w:rPr>
          <w:lang w:val="en-GB"/>
        </w:rPr>
      </w:pPr>
    </w:p>
    <w:p w14:paraId="6F054E96" w14:textId="77777777" w:rsidR="006C4586" w:rsidRPr="007F0039" w:rsidRDefault="006C4586" w:rsidP="006C4586">
      <w:pPr>
        <w:rPr>
          <w:b/>
          <w:lang w:val="en-GB"/>
        </w:rPr>
      </w:pPr>
      <w:r w:rsidRPr="007F0039">
        <w:rPr>
          <w:b/>
          <w:lang w:val="en-GB"/>
        </w:rPr>
        <w:t>2</w:t>
      </w:r>
      <w:r w:rsidRPr="007F0039">
        <w:rPr>
          <w:b/>
          <w:vertAlign w:val="superscript"/>
          <w:lang w:val="en-GB"/>
        </w:rPr>
        <w:t>nd</w:t>
      </w:r>
      <w:r w:rsidRPr="007F0039">
        <w:rPr>
          <w:b/>
          <w:lang w:val="en-GB"/>
        </w:rPr>
        <w:t xml:space="preserve"> section:</w:t>
      </w:r>
    </w:p>
    <w:p w14:paraId="39A4B1D3" w14:textId="77777777" w:rsidR="006C4586" w:rsidRDefault="006C4586" w:rsidP="006C4586">
      <w:pPr>
        <w:jc w:val="center"/>
        <w:rPr>
          <w:lang w:val="en-GB"/>
        </w:rPr>
      </w:pPr>
      <w:r w:rsidRPr="006C4586">
        <w:rPr>
          <w:lang w:val="en-GB"/>
        </w:rPr>
        <w:t>Let them play and learn: blind football for kids</w:t>
      </w:r>
    </w:p>
    <w:p w14:paraId="7E46C3B1" w14:textId="77777777" w:rsidR="006C4586" w:rsidRDefault="006C4586" w:rsidP="006C4586">
      <w:pPr>
        <w:jc w:val="center"/>
        <w:rPr>
          <w:lang w:val="en-GB"/>
        </w:rPr>
      </w:pPr>
    </w:p>
    <w:p w14:paraId="7BCE478C" w14:textId="77777777" w:rsidR="006C4586" w:rsidRPr="006C4586" w:rsidRDefault="006C4586" w:rsidP="006C4586">
      <w:pPr>
        <w:rPr>
          <w:lang w:val="en-GB"/>
        </w:rPr>
      </w:pPr>
      <w:r>
        <w:rPr>
          <w:lang w:val="en-GB"/>
        </w:rPr>
        <w:t xml:space="preserve">     </w:t>
      </w:r>
      <w:r w:rsidRPr="006C4586">
        <w:rPr>
          <w:lang w:val="en-GB"/>
        </w:rPr>
        <w:t>We all love football</w:t>
      </w:r>
    </w:p>
    <w:p w14:paraId="339BB594" w14:textId="11BD1425" w:rsidR="006C4586" w:rsidRPr="006C4586" w:rsidRDefault="006C4586" w:rsidP="006C4586">
      <w:pPr>
        <w:ind w:left="708"/>
        <w:rPr>
          <w:lang w:val="en-GB"/>
        </w:rPr>
      </w:pPr>
      <w:r w:rsidRPr="006C4586">
        <w:rPr>
          <w:lang w:val="en-GB"/>
        </w:rPr>
        <w:t xml:space="preserve">Blind children can’t see a ball, but they can hear it! We </w:t>
      </w:r>
      <w:del w:id="0" w:author="Raclawska, Dorota" w:date="2020-11-11T14:39:00Z">
        <w:r w:rsidRPr="006C4586" w:rsidDel="00547A93">
          <w:rPr>
            <w:lang w:val="en-GB"/>
          </w:rPr>
          <w:delText xml:space="preserve">made </w:delText>
        </w:r>
      </w:del>
      <w:ins w:id="1" w:author="Raclawska, Dorota" w:date="2020-11-11T14:51:00Z">
        <w:r w:rsidR="0093091F">
          <w:rPr>
            <w:lang w:val="en-GB"/>
          </w:rPr>
          <w:t>designed</w:t>
        </w:r>
      </w:ins>
      <w:ins w:id="2" w:author="Raclawska, Dorota" w:date="2020-11-11T14:39:00Z">
        <w:r w:rsidR="00547A93" w:rsidRPr="006C4586">
          <w:rPr>
            <w:lang w:val="en-GB"/>
          </w:rPr>
          <w:t xml:space="preserve"> </w:t>
        </w:r>
      </w:ins>
      <w:r w:rsidRPr="006C4586">
        <w:rPr>
          <w:lang w:val="en-GB"/>
        </w:rPr>
        <w:t xml:space="preserve">a special ball that jingles so that all children can play with it. </w:t>
      </w:r>
      <w:r>
        <w:rPr>
          <w:lang w:val="en-GB"/>
        </w:rPr>
        <w:t xml:space="preserve">It </w:t>
      </w:r>
      <w:r w:rsidRPr="006C4586">
        <w:rPr>
          <w:lang w:val="en-GB"/>
        </w:rPr>
        <w:t xml:space="preserve">is </w:t>
      </w:r>
      <w:del w:id="3" w:author="Raclawska, Dorota" w:date="2020-11-11T14:40:00Z">
        <w:r w:rsidRPr="006C4586" w:rsidDel="00547A93">
          <w:rPr>
            <w:lang w:val="en-GB"/>
          </w:rPr>
          <w:delText xml:space="preserve">fantastic </w:delText>
        </w:r>
      </w:del>
      <w:ins w:id="4" w:author="Raclawska, Dorota" w:date="2020-11-11T14:40:00Z">
        <w:r w:rsidR="00547A93">
          <w:rPr>
            <w:lang w:val="en-GB"/>
          </w:rPr>
          <w:t>remarkable</w:t>
        </w:r>
        <w:r w:rsidR="00547A93" w:rsidRPr="006C4586">
          <w:rPr>
            <w:lang w:val="en-GB"/>
          </w:rPr>
          <w:t xml:space="preserve"> </w:t>
        </w:r>
      </w:ins>
      <w:r w:rsidRPr="006C4586">
        <w:rPr>
          <w:lang w:val="en-GB"/>
        </w:rPr>
        <w:t>to see kid</w:t>
      </w:r>
      <w:r>
        <w:rPr>
          <w:lang w:val="en-GB"/>
        </w:rPr>
        <w:t>s play together with this ball.</w:t>
      </w:r>
      <w:r w:rsidRPr="006C4586">
        <w:rPr>
          <w:lang w:val="en-GB"/>
        </w:rPr>
        <w:t xml:space="preserve"> And</w:t>
      </w:r>
      <w:ins w:id="5" w:author="Raclawska, Dorota" w:date="2020-11-11T14:41:00Z">
        <w:r w:rsidR="00547A93">
          <w:rPr>
            <w:lang w:val="en-GB"/>
          </w:rPr>
          <w:t xml:space="preserve">, </w:t>
        </w:r>
      </w:ins>
      <w:del w:id="6" w:author="Raclawska, Dorota" w:date="2020-11-11T14:41:00Z">
        <w:r w:rsidRPr="006C4586" w:rsidDel="00547A93">
          <w:rPr>
            <w:lang w:val="en-GB"/>
          </w:rPr>
          <w:delText xml:space="preserve"> the </w:delText>
        </w:r>
      </w:del>
      <w:r w:rsidRPr="006C4586">
        <w:rPr>
          <w:lang w:val="en-GB"/>
        </w:rPr>
        <w:t>most important</w:t>
      </w:r>
      <w:ins w:id="7" w:author="Raclawska, Dorota" w:date="2020-11-11T14:41:00Z">
        <w:r w:rsidR="00547A93">
          <w:rPr>
            <w:lang w:val="en-GB"/>
          </w:rPr>
          <w:t>ly,</w:t>
        </w:r>
      </w:ins>
      <w:r w:rsidRPr="006C4586">
        <w:rPr>
          <w:lang w:val="en-GB"/>
        </w:rPr>
        <w:t xml:space="preserve"> </w:t>
      </w:r>
      <w:del w:id="8" w:author="Raclawska, Dorota" w:date="2020-11-11T14:41:00Z">
        <w:r w:rsidRPr="006C4586" w:rsidDel="00547A93">
          <w:rPr>
            <w:lang w:val="en-GB"/>
          </w:rPr>
          <w:delText>thing is that</w:delText>
        </w:r>
      </w:del>
      <w:ins w:id="9" w:author="Raclawska, Dorota" w:date="2020-11-11T14:41:00Z">
        <w:r w:rsidR="00547A93">
          <w:rPr>
            <w:lang w:val="en-GB"/>
          </w:rPr>
          <w:t>this</w:t>
        </w:r>
      </w:ins>
      <w:r w:rsidRPr="006C4586">
        <w:rPr>
          <w:lang w:val="en-GB"/>
        </w:rPr>
        <w:t xml:space="preserve"> ball is not for sale</w:t>
      </w:r>
      <w:ins w:id="10" w:author="Raclawska, Dorota" w:date="2020-11-11T14:43:00Z">
        <w:r w:rsidR="00547A93">
          <w:rPr>
            <w:lang w:val="en-GB"/>
          </w:rPr>
          <w:t xml:space="preserve"> – </w:t>
        </w:r>
      </w:ins>
      <w:del w:id="11" w:author="Raclawska, Dorota" w:date="2020-11-11T14:43:00Z">
        <w:r w:rsidRPr="006C4586" w:rsidDel="00547A93">
          <w:rPr>
            <w:lang w:val="en-GB"/>
          </w:rPr>
          <w:delText xml:space="preserve">, </w:delText>
        </w:r>
      </w:del>
      <w:r w:rsidRPr="006C4586">
        <w:rPr>
          <w:lang w:val="en-GB"/>
        </w:rPr>
        <w:t>it can only be donated.</w:t>
      </w:r>
    </w:p>
    <w:p w14:paraId="7791C202" w14:textId="77777777" w:rsidR="006C4586" w:rsidRPr="006C4586" w:rsidRDefault="006C4586" w:rsidP="006C4586">
      <w:pPr>
        <w:rPr>
          <w:lang w:val="en-GB"/>
        </w:rPr>
      </w:pPr>
      <w:r w:rsidRPr="006C4586">
        <w:rPr>
          <w:lang w:val="en-GB"/>
        </w:rPr>
        <w:t xml:space="preserve">                                                  </w:t>
      </w:r>
    </w:p>
    <w:p w14:paraId="2DCCBF5D" w14:textId="77777777" w:rsidR="006C4586" w:rsidRPr="006C4586" w:rsidRDefault="006C4586" w:rsidP="006C4586">
      <w:pPr>
        <w:rPr>
          <w:lang w:val="en-GB"/>
        </w:rPr>
      </w:pPr>
      <w:r>
        <w:rPr>
          <w:lang w:val="en-GB"/>
        </w:rPr>
        <w:t xml:space="preserve">     </w:t>
      </w:r>
      <w:r w:rsidRPr="006C4586">
        <w:rPr>
          <w:lang w:val="en-GB"/>
        </w:rPr>
        <w:t>Blind football is a Paralympic sport</w:t>
      </w:r>
    </w:p>
    <w:p w14:paraId="22D61759" w14:textId="77777777" w:rsidR="006C4586" w:rsidRPr="006C4586" w:rsidRDefault="006C4586" w:rsidP="006C4586">
      <w:pPr>
        <w:rPr>
          <w:lang w:val="en-GB"/>
        </w:rPr>
      </w:pPr>
      <w:r w:rsidRPr="006C4586">
        <w:rPr>
          <w:lang w:val="en-GB"/>
        </w:rPr>
        <w:t xml:space="preserve">                                                  </w:t>
      </w:r>
    </w:p>
    <w:p w14:paraId="0A4A6C87" w14:textId="27F85463" w:rsidR="006C4586" w:rsidRDefault="006C4586" w:rsidP="006C4586">
      <w:pPr>
        <w:ind w:left="708"/>
        <w:rPr>
          <w:lang w:val="en-GB"/>
        </w:rPr>
      </w:pPr>
      <w:r w:rsidRPr="006C4586">
        <w:rPr>
          <w:lang w:val="en-GB"/>
        </w:rPr>
        <w:t xml:space="preserve">Footballs for blind adults are available </w:t>
      </w:r>
      <w:ins w:id="12" w:author="Raclawska, Dorota" w:date="2020-11-11T14:47:00Z">
        <w:r w:rsidR="0093091F">
          <w:rPr>
            <w:lang w:val="en-GB"/>
          </w:rPr>
          <w:t xml:space="preserve">on </w:t>
        </w:r>
      </w:ins>
      <w:del w:id="13" w:author="Raclawska, Dorota" w:date="2020-11-11T14:47:00Z">
        <w:r w:rsidRPr="006C4586" w:rsidDel="0093091F">
          <w:rPr>
            <w:lang w:val="en-GB"/>
          </w:rPr>
          <w:delText xml:space="preserve">for sale in </w:delText>
        </w:r>
      </w:del>
      <w:r w:rsidRPr="006C4586">
        <w:rPr>
          <w:lang w:val="en-GB"/>
        </w:rPr>
        <w:t>the market</w:t>
      </w:r>
      <w:ins w:id="14" w:author="Raclawska, Dorota" w:date="2020-11-11T14:47:00Z">
        <w:r w:rsidR="0093091F">
          <w:rPr>
            <w:lang w:val="en-GB"/>
          </w:rPr>
          <w:t>,</w:t>
        </w:r>
      </w:ins>
      <w:r w:rsidRPr="006C4586">
        <w:rPr>
          <w:lang w:val="en-GB"/>
        </w:rPr>
        <w:t xml:space="preserve"> but t</w:t>
      </w:r>
      <w:r>
        <w:rPr>
          <w:lang w:val="en-GB"/>
        </w:rPr>
        <w:t>hey are too heavy for a child</w:t>
      </w:r>
      <w:ins w:id="15" w:author="Raclawska, Dorota" w:date="2020-11-11T14:51:00Z">
        <w:r w:rsidR="0093091F">
          <w:rPr>
            <w:lang w:val="en-GB"/>
          </w:rPr>
          <w:t>; t</w:t>
        </w:r>
      </w:ins>
      <w:del w:id="16" w:author="Raclawska, Dorota" w:date="2020-11-11T14:51:00Z">
        <w:r w:rsidDel="0093091F">
          <w:rPr>
            <w:lang w:val="en-GB"/>
          </w:rPr>
          <w:delText xml:space="preserve">. </w:delText>
        </w:r>
        <w:r w:rsidRPr="006C4586" w:rsidDel="0093091F">
          <w:rPr>
            <w:lang w:val="en-GB"/>
          </w:rPr>
          <w:delText>T</w:delText>
        </w:r>
      </w:del>
      <w:r w:rsidRPr="006C4586">
        <w:rPr>
          <w:lang w:val="en-GB"/>
        </w:rPr>
        <w:t xml:space="preserve">hey weigh more than </w:t>
      </w:r>
      <w:ins w:id="17" w:author="Raclawska, Dorota" w:date="2020-11-11T14:47:00Z">
        <w:r w:rsidR="0093091F">
          <w:rPr>
            <w:lang w:val="en-GB"/>
          </w:rPr>
          <w:t xml:space="preserve">a </w:t>
        </w:r>
      </w:ins>
      <w:r w:rsidRPr="006C4586">
        <w:rPr>
          <w:lang w:val="en-GB"/>
        </w:rPr>
        <w:t xml:space="preserve">half </w:t>
      </w:r>
      <w:ins w:id="18" w:author="Raclawska, Dorota" w:date="2020-11-11T14:47:00Z">
        <w:r w:rsidR="0093091F">
          <w:rPr>
            <w:lang w:val="en-GB"/>
          </w:rPr>
          <w:t xml:space="preserve">of </w:t>
        </w:r>
      </w:ins>
      <w:r w:rsidRPr="006C4586">
        <w:rPr>
          <w:lang w:val="en-GB"/>
        </w:rPr>
        <w:t xml:space="preserve">a kilogram. </w:t>
      </w:r>
      <w:proofErr w:type="spellStart"/>
      <w:r w:rsidRPr="006C4586">
        <w:rPr>
          <w:lang w:val="en-GB"/>
        </w:rPr>
        <w:t>Mastoras</w:t>
      </w:r>
      <w:proofErr w:type="spellEnd"/>
      <w:r w:rsidRPr="006C4586">
        <w:rPr>
          <w:lang w:val="en-GB"/>
        </w:rPr>
        <w:t xml:space="preserve">, </w:t>
      </w:r>
      <w:ins w:id="19" w:author="Raclawska, Dorota" w:date="2020-11-11T14:48:00Z">
        <w:r w:rsidR="0093091F">
          <w:rPr>
            <w:lang w:val="en-GB"/>
          </w:rPr>
          <w:t xml:space="preserve">the </w:t>
        </w:r>
      </w:ins>
      <w:r w:rsidRPr="006C4586">
        <w:rPr>
          <w:lang w:val="en-GB"/>
        </w:rPr>
        <w:t xml:space="preserve">founder of </w:t>
      </w:r>
      <w:proofErr w:type="spellStart"/>
      <w:r w:rsidRPr="006C4586">
        <w:rPr>
          <w:lang w:val="en-GB"/>
        </w:rPr>
        <w:t>Youthorama</w:t>
      </w:r>
      <w:proofErr w:type="spellEnd"/>
      <w:r w:rsidRPr="006C4586">
        <w:rPr>
          <w:lang w:val="en-GB"/>
        </w:rPr>
        <w:t xml:space="preserve"> NGO, created the world’s first mini football for blind children. </w:t>
      </w:r>
      <w:del w:id="20" w:author="Raclawska, Dorota" w:date="2020-11-11T14:48:00Z">
        <w:r w:rsidRPr="006C4586" w:rsidDel="0093091F">
          <w:rPr>
            <w:lang w:val="en-GB"/>
          </w:rPr>
          <w:delText>Most importantly, this</w:delText>
        </w:r>
      </w:del>
      <w:ins w:id="21" w:author="Raclawska, Dorota" w:date="2020-11-11T14:48:00Z">
        <w:r w:rsidR="0093091F">
          <w:rPr>
            <w:lang w:val="en-GB"/>
          </w:rPr>
          <w:t>This</w:t>
        </w:r>
      </w:ins>
      <w:r w:rsidRPr="006C4586">
        <w:rPr>
          <w:lang w:val="en-GB"/>
        </w:rPr>
        <w:t xml:space="preserve"> lightweight football, </w:t>
      </w:r>
      <w:ins w:id="22" w:author="Raclawska, Dorota" w:date="2020-11-11T14:49:00Z">
        <w:r w:rsidR="0093091F">
          <w:rPr>
            <w:lang w:val="en-GB"/>
          </w:rPr>
          <w:t>designed with bells</w:t>
        </w:r>
      </w:ins>
      <w:ins w:id="23" w:author="Raclawska, Dorota" w:date="2020-11-11T14:50:00Z">
        <w:r w:rsidR="0093091F">
          <w:rPr>
            <w:lang w:val="en-GB"/>
          </w:rPr>
          <w:t xml:space="preserve"> inside for audible tracking, is</w:t>
        </w:r>
      </w:ins>
      <w:ins w:id="24" w:author="Raclawska, Dorota" w:date="2020-11-11T14:49:00Z">
        <w:r w:rsidR="0093091F">
          <w:rPr>
            <w:lang w:val="en-GB"/>
          </w:rPr>
          <w:t xml:space="preserve"> </w:t>
        </w:r>
      </w:ins>
      <w:ins w:id="25" w:author="Raclawska, Dorota" w:date="2020-11-11T14:48:00Z">
        <w:r w:rsidR="0093091F">
          <w:rPr>
            <w:lang w:val="en-GB"/>
          </w:rPr>
          <w:t>unavailable in stores</w:t>
        </w:r>
      </w:ins>
      <w:ins w:id="26" w:author="Raclawska, Dorota" w:date="2020-11-11T14:50:00Z">
        <w:r w:rsidR="0093091F">
          <w:rPr>
            <w:lang w:val="en-GB"/>
          </w:rPr>
          <w:t xml:space="preserve">. </w:t>
        </w:r>
      </w:ins>
      <w:del w:id="27" w:author="Raclawska, Dorota" w:date="2020-11-11T14:48:00Z">
        <w:r w:rsidRPr="006C4586" w:rsidDel="0093091F">
          <w:rPr>
            <w:lang w:val="en-GB"/>
          </w:rPr>
          <w:delText xml:space="preserve">which </w:delText>
        </w:r>
      </w:del>
      <w:del w:id="28" w:author="Raclawska, Dorota" w:date="2020-11-11T14:50:00Z">
        <w:r w:rsidRPr="006C4586" w:rsidDel="0093091F">
          <w:rPr>
            <w:lang w:val="en-GB"/>
          </w:rPr>
          <w:delText xml:space="preserve">has bells inside, cannot be bought in a store. </w:delText>
        </w:r>
      </w:del>
      <w:r w:rsidRPr="006C4586">
        <w:rPr>
          <w:lang w:val="en-GB"/>
        </w:rPr>
        <w:t>It can only be donated to blind or visually impaired children</w:t>
      </w:r>
      <w:ins w:id="29" w:author="Raclawska, Dorota" w:date="2020-11-11T14:53:00Z">
        <w:r w:rsidR="0093091F">
          <w:rPr>
            <w:lang w:val="en-GB"/>
          </w:rPr>
          <w:t>,</w:t>
        </w:r>
      </w:ins>
      <w:r w:rsidRPr="006C4586">
        <w:rPr>
          <w:lang w:val="en-GB"/>
        </w:rPr>
        <w:t xml:space="preserve"> or young people and their schools.</w:t>
      </w:r>
    </w:p>
    <w:p w14:paraId="64323D8C" w14:textId="77777777" w:rsidR="007F0039" w:rsidRDefault="007F0039" w:rsidP="007F0039">
      <w:pPr>
        <w:rPr>
          <w:lang w:val="en-GB"/>
        </w:rPr>
      </w:pPr>
    </w:p>
    <w:p w14:paraId="76702123" w14:textId="77777777" w:rsidR="007F0039" w:rsidRDefault="007F0039" w:rsidP="007F0039">
      <w:pPr>
        <w:rPr>
          <w:lang w:val="en-GB"/>
        </w:rPr>
      </w:pPr>
      <w:r w:rsidRPr="007F0039">
        <w:rPr>
          <w:lang w:val="en-GB"/>
        </w:rPr>
        <w:t>Learn more</w:t>
      </w:r>
    </w:p>
    <w:p w14:paraId="46B43087" w14:textId="77777777" w:rsidR="007F0039" w:rsidRDefault="007F0039" w:rsidP="007F0039">
      <w:pPr>
        <w:rPr>
          <w:lang w:val="en-GB"/>
        </w:rPr>
      </w:pPr>
    </w:p>
    <w:p w14:paraId="09B68BC7" w14:textId="77777777" w:rsidR="007F0039" w:rsidRDefault="007F0039" w:rsidP="007F0039">
      <w:pPr>
        <w:rPr>
          <w:lang w:val="en-GB"/>
        </w:rPr>
      </w:pPr>
    </w:p>
    <w:p w14:paraId="3B1D17E0" w14:textId="77777777" w:rsidR="007F0039" w:rsidRDefault="007F0039" w:rsidP="006C4586">
      <w:pPr>
        <w:ind w:left="708"/>
        <w:rPr>
          <w:lang w:val="en-GB"/>
        </w:rPr>
      </w:pPr>
    </w:p>
    <w:p w14:paraId="6629CA42" w14:textId="77777777" w:rsidR="007F0039" w:rsidRPr="007F0039" w:rsidRDefault="007F0039" w:rsidP="006C4586">
      <w:pPr>
        <w:ind w:left="708"/>
        <w:rPr>
          <w:b/>
          <w:lang w:val="en-GB"/>
        </w:rPr>
      </w:pPr>
      <w:r w:rsidRPr="007F0039">
        <w:rPr>
          <w:b/>
          <w:lang w:val="en-GB"/>
        </w:rPr>
        <w:t>3</w:t>
      </w:r>
      <w:r w:rsidRPr="007F0039">
        <w:rPr>
          <w:b/>
          <w:vertAlign w:val="superscript"/>
          <w:lang w:val="en-GB"/>
        </w:rPr>
        <w:t>rd</w:t>
      </w:r>
      <w:r w:rsidRPr="007F0039">
        <w:rPr>
          <w:b/>
          <w:lang w:val="en-GB"/>
        </w:rPr>
        <w:t xml:space="preserve"> section:</w:t>
      </w:r>
    </w:p>
    <w:p w14:paraId="6C4136AB" w14:textId="77777777" w:rsidR="007F0039" w:rsidRPr="00F66D23" w:rsidRDefault="007F0039" w:rsidP="007F0039">
      <w:pPr>
        <w:rPr>
          <w:lang w:val="el-GR"/>
        </w:rPr>
      </w:pPr>
    </w:p>
    <w:p w14:paraId="1CDB1F28" w14:textId="77777777" w:rsidR="007F0039" w:rsidRPr="007F0039" w:rsidRDefault="007F0039" w:rsidP="007F0039">
      <w:pPr>
        <w:ind w:left="708"/>
        <w:rPr>
          <w:lang w:val="en-GB"/>
        </w:rPr>
      </w:pPr>
      <w:r>
        <w:rPr>
          <w:lang w:val="en-GB"/>
        </w:rPr>
        <w:t>INNOVATION</w:t>
      </w:r>
    </w:p>
    <w:p w14:paraId="1D46FDB3" w14:textId="77777777" w:rsidR="007F0039" w:rsidRDefault="007F0039" w:rsidP="007F0039">
      <w:pPr>
        <w:ind w:left="708"/>
        <w:rPr>
          <w:lang w:val="en-GB"/>
        </w:rPr>
      </w:pPr>
      <w:r w:rsidRPr="007F0039">
        <w:rPr>
          <w:lang w:val="en-GB"/>
        </w:rPr>
        <w:t>I</w:t>
      </w:r>
      <w:r>
        <w:rPr>
          <w:lang w:val="en-GB"/>
        </w:rPr>
        <w:t>t</w:t>
      </w:r>
      <w:r w:rsidRPr="007F0039">
        <w:rPr>
          <w:lang w:val="en-GB"/>
        </w:rPr>
        <w:t xml:space="preserve"> has started with an idea to create</w:t>
      </w:r>
      <w:r>
        <w:rPr>
          <w:lang w:val="en-GB"/>
        </w:rPr>
        <w:t xml:space="preserve"> </w:t>
      </w:r>
      <w:r w:rsidRPr="007F0039">
        <w:rPr>
          <w:lang w:val="en-GB"/>
        </w:rPr>
        <w:t>the world’s first mini football for blind children.</w:t>
      </w:r>
    </w:p>
    <w:p w14:paraId="477F9065" w14:textId="77777777" w:rsidR="007F0039" w:rsidRDefault="007F0039" w:rsidP="007F0039">
      <w:pPr>
        <w:ind w:left="708"/>
        <w:rPr>
          <w:lang w:val="en-GB"/>
        </w:rPr>
      </w:pPr>
    </w:p>
    <w:p w14:paraId="03D360C4" w14:textId="77777777" w:rsidR="007F0039" w:rsidRDefault="007F0039" w:rsidP="007F0039">
      <w:pPr>
        <w:ind w:left="708"/>
        <w:rPr>
          <w:lang w:val="en-GB"/>
        </w:rPr>
      </w:pPr>
      <w:r w:rsidRPr="007F0039">
        <w:rPr>
          <w:lang w:val="en-GB"/>
        </w:rPr>
        <w:t>GLOBAL</w:t>
      </w:r>
    </w:p>
    <w:p w14:paraId="5F33EC29" w14:textId="77777777" w:rsidR="007F0039" w:rsidRPr="007F0039" w:rsidRDefault="007F0039" w:rsidP="007F0039">
      <w:pPr>
        <w:ind w:left="708"/>
        <w:rPr>
          <w:lang w:val="en-GB"/>
        </w:rPr>
      </w:pPr>
      <w:r w:rsidRPr="007F0039">
        <w:rPr>
          <w:lang w:val="en-GB"/>
        </w:rPr>
        <w:t xml:space="preserve">We want to send balls to each country in the world. </w:t>
      </w:r>
    </w:p>
    <w:p w14:paraId="65F7BA22" w14:textId="77777777" w:rsidR="007F0039" w:rsidRDefault="007F0039" w:rsidP="007F0039">
      <w:pPr>
        <w:ind w:left="708"/>
        <w:rPr>
          <w:lang w:val="en-GB"/>
        </w:rPr>
      </w:pPr>
      <w:r w:rsidRPr="007F0039">
        <w:rPr>
          <w:lang w:val="en-GB"/>
        </w:rPr>
        <w:lastRenderedPageBreak/>
        <w:t>We have reached 142 countries.</w:t>
      </w:r>
    </w:p>
    <w:p w14:paraId="6BAC9100" w14:textId="77777777" w:rsidR="007F0039" w:rsidRPr="007F0039" w:rsidRDefault="007F0039" w:rsidP="007F0039">
      <w:pPr>
        <w:ind w:left="708"/>
        <w:rPr>
          <w:lang w:val="en-GB"/>
        </w:rPr>
      </w:pPr>
      <w:r w:rsidRPr="007F0039">
        <w:rPr>
          <w:lang w:val="en-GB"/>
        </w:rPr>
        <w:t>INCLUSION</w:t>
      </w:r>
    </w:p>
    <w:p w14:paraId="5643A75B" w14:textId="77777777" w:rsidR="007F0039" w:rsidRDefault="007F0039" w:rsidP="007F0039">
      <w:pPr>
        <w:ind w:left="708"/>
        <w:rPr>
          <w:lang w:val="en-GB"/>
        </w:rPr>
      </w:pPr>
      <w:r w:rsidRPr="007F0039">
        <w:rPr>
          <w:lang w:val="en-GB"/>
        </w:rPr>
        <w:t>Helping to empower blind children's dreams through sport and education.</w:t>
      </w:r>
    </w:p>
    <w:p w14:paraId="7C783FB9" w14:textId="77777777" w:rsidR="007F0039" w:rsidRDefault="007F0039" w:rsidP="007F0039">
      <w:pPr>
        <w:ind w:left="708"/>
        <w:rPr>
          <w:lang w:val="en-GB"/>
        </w:rPr>
      </w:pPr>
    </w:p>
    <w:p w14:paraId="2C318B1A" w14:textId="77777777" w:rsidR="007F0039" w:rsidRPr="007F0039" w:rsidRDefault="007F0039" w:rsidP="007F0039">
      <w:pPr>
        <w:ind w:left="708"/>
        <w:rPr>
          <w:lang w:val="en-GB"/>
        </w:rPr>
      </w:pPr>
      <w:r w:rsidRPr="007F0039">
        <w:rPr>
          <w:lang w:val="en-GB"/>
        </w:rPr>
        <w:t>CARING</w:t>
      </w:r>
    </w:p>
    <w:p w14:paraId="03B237B2" w14:textId="5AC06A16" w:rsidR="007F0039" w:rsidRDefault="007F0039" w:rsidP="007F0039">
      <w:pPr>
        <w:ind w:left="708"/>
        <w:rPr>
          <w:lang w:val="en-GB"/>
        </w:rPr>
      </w:pPr>
      <w:r w:rsidRPr="007F0039">
        <w:rPr>
          <w:lang w:val="en-GB"/>
        </w:rPr>
        <w:t>We know that our ball is not just a ball</w:t>
      </w:r>
      <w:ins w:id="30" w:author="Raclawska, Dorota" w:date="2020-11-11T14:54:00Z">
        <w:r w:rsidR="0093091F">
          <w:rPr>
            <w:lang w:val="en-GB"/>
          </w:rPr>
          <w:t xml:space="preserve"> – i</w:t>
        </w:r>
      </w:ins>
      <w:del w:id="31" w:author="Raclawska, Dorota" w:date="2020-11-11T14:54:00Z">
        <w:r w:rsidRPr="007F0039" w:rsidDel="0093091F">
          <w:rPr>
            <w:lang w:val="en-GB"/>
          </w:rPr>
          <w:delText>, i</w:delText>
        </w:r>
      </w:del>
      <w:r w:rsidRPr="007F0039">
        <w:rPr>
          <w:lang w:val="en-GB"/>
        </w:rPr>
        <w:t xml:space="preserve">t is </w:t>
      </w:r>
      <w:ins w:id="32" w:author="Raclawska, Dorota" w:date="2020-11-11T14:55:00Z">
        <w:r w:rsidR="0093091F">
          <w:rPr>
            <w:lang w:val="en-GB"/>
          </w:rPr>
          <w:t xml:space="preserve">a tool to </w:t>
        </w:r>
      </w:ins>
      <w:del w:id="33" w:author="Raclawska, Dorota" w:date="2020-11-11T14:55:00Z">
        <w:r w:rsidRPr="007F0039" w:rsidDel="0093091F">
          <w:rPr>
            <w:lang w:val="en-GB"/>
          </w:rPr>
          <w:delText xml:space="preserve">changing </w:delText>
        </w:r>
      </w:del>
      <w:ins w:id="34" w:author="Raclawska, Dorota" w:date="2020-11-11T14:55:00Z">
        <w:r w:rsidR="0093091F">
          <w:rPr>
            <w:lang w:val="en-GB"/>
          </w:rPr>
          <w:t xml:space="preserve">transform </w:t>
        </w:r>
      </w:ins>
      <w:r w:rsidRPr="007F0039">
        <w:rPr>
          <w:lang w:val="en-GB"/>
        </w:rPr>
        <w:t>the world for blind kids and their families.</w:t>
      </w:r>
    </w:p>
    <w:p w14:paraId="670F5392" w14:textId="77777777" w:rsidR="007F0039" w:rsidRDefault="007F0039" w:rsidP="007F0039">
      <w:pPr>
        <w:rPr>
          <w:lang w:val="en-GB"/>
        </w:rPr>
      </w:pPr>
    </w:p>
    <w:p w14:paraId="5205F2D0" w14:textId="77777777" w:rsidR="007F0039" w:rsidRPr="007F0039" w:rsidRDefault="007F0039" w:rsidP="007F0039">
      <w:pPr>
        <w:ind w:left="708"/>
        <w:rPr>
          <w:b/>
          <w:lang w:val="en-GB"/>
        </w:rPr>
      </w:pPr>
      <w:r w:rsidRPr="007F0039">
        <w:rPr>
          <w:b/>
          <w:lang w:val="en-GB"/>
        </w:rPr>
        <w:t>4</w:t>
      </w:r>
      <w:r w:rsidRPr="007F0039">
        <w:rPr>
          <w:b/>
          <w:vertAlign w:val="superscript"/>
          <w:lang w:val="en-GB"/>
        </w:rPr>
        <w:t>th</w:t>
      </w:r>
      <w:r w:rsidRPr="007F0039">
        <w:rPr>
          <w:b/>
          <w:lang w:val="en-GB"/>
        </w:rPr>
        <w:t xml:space="preserve"> section:</w:t>
      </w:r>
    </w:p>
    <w:p w14:paraId="4940E92F" w14:textId="77777777" w:rsidR="007F0039" w:rsidRDefault="007F0039" w:rsidP="007F0039">
      <w:pPr>
        <w:ind w:left="708"/>
        <w:jc w:val="center"/>
        <w:rPr>
          <w:lang w:val="en-GB"/>
        </w:rPr>
      </w:pPr>
      <w:r w:rsidRPr="007F0039">
        <w:rPr>
          <w:lang w:val="en-GB"/>
        </w:rPr>
        <w:t>Let's help together</w:t>
      </w:r>
    </w:p>
    <w:p w14:paraId="5A3E7ED3" w14:textId="77777777" w:rsidR="007F0039" w:rsidRPr="006C4586" w:rsidRDefault="007F0039" w:rsidP="006C4586">
      <w:pPr>
        <w:ind w:left="708"/>
        <w:rPr>
          <w:lang w:val="en-GB"/>
        </w:rPr>
      </w:pPr>
    </w:p>
    <w:p w14:paraId="2A943AD2" w14:textId="77777777" w:rsidR="006C4586" w:rsidRPr="007F0039" w:rsidRDefault="007F0039" w:rsidP="007F0039">
      <w:pPr>
        <w:pStyle w:val="ListParagraph"/>
        <w:numPr>
          <w:ilvl w:val="0"/>
          <w:numId w:val="1"/>
        </w:numPr>
        <w:rPr>
          <w:lang w:val="en-GB"/>
        </w:rPr>
      </w:pPr>
      <w:r w:rsidRPr="007F0039">
        <w:rPr>
          <w:lang w:val="en-GB"/>
        </w:rPr>
        <w:t>One-time donation</w:t>
      </w:r>
    </w:p>
    <w:p w14:paraId="13A15FC9" w14:textId="22B2B3E6" w:rsidR="00B4410F" w:rsidRDefault="007F0039" w:rsidP="00B4410F">
      <w:pPr>
        <w:ind w:firstLine="708"/>
        <w:rPr>
          <w:lang w:val="en-GB"/>
        </w:rPr>
      </w:pPr>
      <w:r w:rsidRPr="007F0039">
        <w:rPr>
          <w:lang w:val="en-GB"/>
        </w:rPr>
        <w:t>We appreciate the help you can provide to A Ball for All. If you would like to make a recurring gift each month</w:t>
      </w:r>
      <w:ins w:id="35" w:author="Raclawska, Dorota" w:date="2020-11-11T14:56:00Z">
        <w:r w:rsidR="0093091F">
          <w:rPr>
            <w:lang w:val="en-GB"/>
          </w:rPr>
          <w:t>,</w:t>
        </w:r>
      </w:ins>
      <w:r w:rsidRPr="007F0039">
        <w:rPr>
          <w:lang w:val="en-GB"/>
        </w:rPr>
        <w:t xml:space="preserve"> please contact us.</w:t>
      </w:r>
    </w:p>
    <w:p w14:paraId="30E45F2A" w14:textId="77777777" w:rsidR="00B4410F" w:rsidRDefault="00B4410F" w:rsidP="00B4410F">
      <w:pPr>
        <w:ind w:firstLine="708"/>
        <w:rPr>
          <w:lang w:val="en-GB"/>
        </w:rPr>
      </w:pPr>
    </w:p>
    <w:p w14:paraId="44238A20" w14:textId="77777777" w:rsidR="00B4410F" w:rsidRDefault="00B4410F" w:rsidP="00B4410F">
      <w:pPr>
        <w:ind w:firstLine="708"/>
        <w:rPr>
          <w:lang w:val="en-GB"/>
        </w:rPr>
      </w:pPr>
    </w:p>
    <w:p w14:paraId="2276CC7D" w14:textId="77777777" w:rsidR="00B4410F" w:rsidRDefault="00B4410F" w:rsidP="00B4410F">
      <w:pPr>
        <w:rPr>
          <w:lang w:val="en-GB"/>
        </w:rPr>
      </w:pPr>
      <w:r w:rsidRPr="007F0039">
        <w:rPr>
          <w:lang w:val="en-GB"/>
        </w:rPr>
        <w:t>Donate now</w:t>
      </w:r>
    </w:p>
    <w:p w14:paraId="428F893D" w14:textId="77777777" w:rsidR="00B4410F" w:rsidRDefault="00B4410F" w:rsidP="00B4410F">
      <w:pPr>
        <w:ind w:firstLine="708"/>
        <w:rPr>
          <w:lang w:val="en-GB"/>
        </w:rPr>
      </w:pPr>
    </w:p>
    <w:p w14:paraId="1790BAFC" w14:textId="77777777" w:rsidR="00B4410F" w:rsidRDefault="00B4410F" w:rsidP="00B4410F">
      <w:pPr>
        <w:ind w:firstLine="708"/>
        <w:rPr>
          <w:lang w:val="en-GB"/>
        </w:rPr>
      </w:pPr>
    </w:p>
    <w:p w14:paraId="26621683" w14:textId="77777777" w:rsidR="00B4410F" w:rsidRPr="00B4410F" w:rsidRDefault="00B4410F" w:rsidP="00B4410F">
      <w:pPr>
        <w:ind w:firstLine="708"/>
        <w:rPr>
          <w:b/>
          <w:lang w:val="en-GB"/>
        </w:rPr>
      </w:pPr>
      <w:r w:rsidRPr="00B4410F">
        <w:rPr>
          <w:b/>
          <w:lang w:val="en-GB"/>
        </w:rPr>
        <w:t>2</w:t>
      </w:r>
      <w:r w:rsidRPr="00B4410F">
        <w:rPr>
          <w:b/>
          <w:vertAlign w:val="superscript"/>
          <w:lang w:val="en-GB"/>
        </w:rPr>
        <w:t>nd</w:t>
      </w:r>
      <w:r w:rsidRPr="00B4410F">
        <w:rPr>
          <w:b/>
          <w:lang w:val="en-GB"/>
        </w:rPr>
        <w:t xml:space="preserve"> side of the card:</w:t>
      </w:r>
    </w:p>
    <w:p w14:paraId="1C066593" w14:textId="77777777" w:rsidR="00B4410F" w:rsidRPr="00B4410F" w:rsidRDefault="00B4410F" w:rsidP="00B4410F">
      <w:pPr>
        <w:ind w:left="708" w:firstLine="708"/>
        <w:rPr>
          <w:lang w:val="en-GB"/>
        </w:rPr>
      </w:pPr>
      <w:r w:rsidRPr="00B4410F">
        <w:rPr>
          <w:lang w:val="en-GB"/>
        </w:rPr>
        <w:t>How does it work?</w:t>
      </w:r>
    </w:p>
    <w:p w14:paraId="3C7384E8" w14:textId="19928A5A" w:rsidR="00B4410F" w:rsidRPr="00B4410F" w:rsidRDefault="00B4410F" w:rsidP="00B4410F">
      <w:pPr>
        <w:ind w:left="708" w:firstLine="708"/>
        <w:rPr>
          <w:lang w:val="en-GB"/>
        </w:rPr>
      </w:pPr>
      <w:r w:rsidRPr="00B4410F">
        <w:rPr>
          <w:lang w:val="en-GB"/>
        </w:rPr>
        <w:t xml:space="preserve">                We </w:t>
      </w:r>
      <w:del w:id="36" w:author="Raclawska, Dorota" w:date="2020-11-11T20:40:00Z">
        <w:r w:rsidRPr="00B4410F" w:rsidDel="00DE1BC7">
          <w:rPr>
            <w:lang w:val="en-GB"/>
          </w:rPr>
          <w:delText xml:space="preserve">have </w:delText>
        </w:r>
      </w:del>
      <w:r w:rsidRPr="00B4410F">
        <w:rPr>
          <w:lang w:val="en-GB"/>
        </w:rPr>
        <w:t>launched our fundraising website to raise money online a</w:t>
      </w:r>
      <w:ins w:id="37" w:author="Raclawska, Dorota" w:date="2020-11-11T20:41:00Z">
        <w:r w:rsidR="00DE1BC7">
          <w:rPr>
            <w:lang w:val="en-GB"/>
          </w:rPr>
          <w:t>nd</w:t>
        </w:r>
      </w:ins>
      <w:del w:id="38" w:author="Raclawska, Dorota" w:date="2020-11-11T20:41:00Z">
        <w:r w:rsidRPr="00B4410F" w:rsidDel="00DE1BC7">
          <w:rPr>
            <w:lang w:val="en-GB"/>
          </w:rPr>
          <w:delText>s</w:delText>
        </w:r>
      </w:del>
      <w:r w:rsidRPr="00B4410F">
        <w:rPr>
          <w:lang w:val="en-GB"/>
        </w:rPr>
        <w:t xml:space="preserve"> we </w:t>
      </w:r>
      <w:del w:id="39" w:author="Raclawska, Dorota" w:date="2020-11-11T20:41:00Z">
        <w:r w:rsidRPr="00B4410F" w:rsidDel="00DE1BC7">
          <w:rPr>
            <w:lang w:val="en-GB"/>
          </w:rPr>
          <w:delText xml:space="preserve">need </w:delText>
        </w:r>
      </w:del>
      <w:ins w:id="40" w:author="Raclawska, Dorota" w:date="2020-11-11T20:41:00Z">
        <w:r w:rsidR="00DE1BC7">
          <w:rPr>
            <w:lang w:val="en-GB"/>
          </w:rPr>
          <w:t>appreciate</w:t>
        </w:r>
        <w:r w:rsidR="00DE1BC7" w:rsidRPr="00B4410F">
          <w:rPr>
            <w:lang w:val="en-GB"/>
          </w:rPr>
          <w:t xml:space="preserve"> </w:t>
        </w:r>
      </w:ins>
      <w:r w:rsidRPr="00B4410F">
        <w:rPr>
          <w:lang w:val="en-GB"/>
        </w:rPr>
        <w:t xml:space="preserve">your support. We </w:t>
      </w:r>
      <w:del w:id="41" w:author="Raclawska, Dorota" w:date="2020-11-11T20:42:00Z">
        <w:r w:rsidRPr="00B4410F" w:rsidDel="00DE1BC7">
          <w:rPr>
            <w:lang w:val="en-GB"/>
          </w:rPr>
          <w:delText xml:space="preserve">deeply </w:delText>
        </w:r>
      </w:del>
      <w:ins w:id="42" w:author="Raclawska, Dorota" w:date="2020-11-11T20:42:00Z">
        <w:r w:rsidR="00DE1BC7">
          <w:rPr>
            <w:lang w:val="en-GB"/>
          </w:rPr>
          <w:t>strongly</w:t>
        </w:r>
        <w:r w:rsidR="00DE1BC7" w:rsidRPr="00B4410F">
          <w:rPr>
            <w:lang w:val="en-GB"/>
          </w:rPr>
          <w:t xml:space="preserve"> </w:t>
        </w:r>
      </w:ins>
      <w:r w:rsidRPr="00B4410F">
        <w:rPr>
          <w:lang w:val="en-GB"/>
        </w:rPr>
        <w:t xml:space="preserve">believe that our mini ball </w:t>
      </w:r>
      <w:del w:id="43" w:author="Raclawska, Dorota" w:date="2020-11-11T20:45:00Z">
        <w:r w:rsidRPr="00B4410F" w:rsidDel="00DE1BC7">
          <w:rPr>
            <w:lang w:val="en-GB"/>
          </w:rPr>
          <w:delText>has a huge power</w:delText>
        </w:r>
      </w:del>
      <w:ins w:id="44" w:author="Raclawska, Dorota" w:date="2020-11-11T20:45:00Z">
        <w:r w:rsidR="00DE1BC7">
          <w:rPr>
            <w:lang w:val="en-GB"/>
          </w:rPr>
          <w:t>is a powerful tool to</w:t>
        </w:r>
      </w:ins>
      <w:del w:id="45" w:author="Raclawska, Dorota" w:date="2020-11-11T20:45:00Z">
        <w:r w:rsidRPr="00B4410F" w:rsidDel="00DE1BC7">
          <w:rPr>
            <w:lang w:val="en-GB"/>
          </w:rPr>
          <w:delText xml:space="preserve"> – it is able to</w:delText>
        </w:r>
      </w:del>
      <w:r w:rsidRPr="00B4410F">
        <w:rPr>
          <w:lang w:val="en-GB"/>
        </w:rPr>
        <w:t xml:space="preserve"> change someone’s life. There are two </w:t>
      </w:r>
      <w:del w:id="46" w:author="Raclawska, Dorota" w:date="2020-11-11T20:45:00Z">
        <w:r w:rsidRPr="00B4410F" w:rsidDel="00DE1BC7">
          <w:rPr>
            <w:lang w:val="en-GB"/>
          </w:rPr>
          <w:delText xml:space="preserve">options </w:delText>
        </w:r>
      </w:del>
      <w:ins w:id="47" w:author="Raclawska, Dorota" w:date="2020-11-11T20:45:00Z">
        <w:r w:rsidR="00DE1BC7">
          <w:rPr>
            <w:lang w:val="en-GB"/>
          </w:rPr>
          <w:t>ways</w:t>
        </w:r>
        <w:r w:rsidR="00DE1BC7" w:rsidRPr="00B4410F">
          <w:rPr>
            <w:lang w:val="en-GB"/>
          </w:rPr>
          <w:t xml:space="preserve"> </w:t>
        </w:r>
      </w:ins>
      <w:r w:rsidRPr="00B4410F">
        <w:rPr>
          <w:lang w:val="en-GB"/>
        </w:rPr>
        <w:t xml:space="preserve">to donate </w:t>
      </w:r>
      <w:ins w:id="48" w:author="Raclawska, Dorota" w:date="2020-11-11T20:41:00Z">
        <w:r w:rsidR="00DE1BC7">
          <w:rPr>
            <w:lang w:val="en-GB"/>
          </w:rPr>
          <w:t xml:space="preserve">to </w:t>
        </w:r>
      </w:ins>
      <w:r w:rsidRPr="00B4410F">
        <w:rPr>
          <w:lang w:val="en-GB"/>
        </w:rPr>
        <w:t xml:space="preserve">our International Campaign. </w:t>
      </w:r>
      <w:ins w:id="49" w:author="Raclawska, Dorota" w:date="2020-11-11T20:46:00Z">
        <w:r w:rsidR="00DE1BC7">
          <w:rPr>
            <w:lang w:val="en-GB"/>
          </w:rPr>
          <w:t>One is a donation through PayPal. The other is through a direct bank transfer.</w:t>
        </w:r>
      </w:ins>
      <w:del w:id="50" w:author="Raclawska, Dorota" w:date="2020-11-11T20:46:00Z">
        <w:r w:rsidRPr="00B4410F" w:rsidDel="00DE1BC7">
          <w:rPr>
            <w:lang w:val="en-GB"/>
          </w:rPr>
          <w:delText>First one, it is PAYPAL, the second one through bank tran</w:delText>
        </w:r>
        <w:r w:rsidR="00982C69" w:rsidDel="00DE1BC7">
          <w:rPr>
            <w:lang w:val="en-GB"/>
          </w:rPr>
          <w:delText>s</w:delText>
        </w:r>
        <w:r w:rsidRPr="00B4410F" w:rsidDel="00DE1BC7">
          <w:rPr>
            <w:lang w:val="en-GB"/>
          </w:rPr>
          <w:delText>fer.</w:delText>
        </w:r>
      </w:del>
    </w:p>
    <w:p w14:paraId="36BE7D37" w14:textId="2D91676D" w:rsidR="00B4410F" w:rsidRDefault="00DE1BC7" w:rsidP="00B4410F">
      <w:pPr>
        <w:ind w:left="708" w:firstLine="708"/>
        <w:rPr>
          <w:lang w:val="en-GB"/>
        </w:rPr>
      </w:pPr>
      <w:ins w:id="51" w:author="Raclawska, Dorota" w:date="2020-11-11T20:47:00Z">
        <w:r>
          <w:rPr>
            <w:lang w:val="en-GB"/>
          </w:rPr>
          <w:t>T</w:t>
        </w:r>
      </w:ins>
      <w:del w:id="52" w:author="Raclawska, Dorota" w:date="2020-11-11T20:47:00Z">
        <w:r w:rsidR="00B4410F" w:rsidRPr="00B4410F" w:rsidDel="00DE1BC7">
          <w:rPr>
            <w:lang w:val="en-GB"/>
          </w:rPr>
          <w:delText>Now, t</w:delText>
        </w:r>
      </w:del>
      <w:r w:rsidR="00B4410F" w:rsidRPr="00B4410F">
        <w:rPr>
          <w:lang w:val="en-GB"/>
        </w:rPr>
        <w:t>ogether we can spread happiness, fun</w:t>
      </w:r>
      <w:ins w:id="53" w:author="Raclawska, Dorota" w:date="2020-11-11T20:47:00Z">
        <w:r>
          <w:rPr>
            <w:lang w:val="en-GB"/>
          </w:rPr>
          <w:t>,</w:t>
        </w:r>
      </w:ins>
      <w:r w:rsidR="00B4410F" w:rsidRPr="00B4410F">
        <w:rPr>
          <w:lang w:val="en-GB"/>
        </w:rPr>
        <w:t xml:space="preserve"> and awareness. We are passionately committed to a single goal - donating our balls to blind kids </w:t>
      </w:r>
      <w:ins w:id="54" w:author="Raclawska, Dorota" w:date="2020-11-11T20:48:00Z">
        <w:r>
          <w:rPr>
            <w:lang w:val="en-GB"/>
          </w:rPr>
          <w:t xml:space="preserve">all </w:t>
        </w:r>
      </w:ins>
      <w:r w:rsidR="00B4410F" w:rsidRPr="00B4410F">
        <w:rPr>
          <w:lang w:val="en-GB"/>
        </w:rPr>
        <w:t xml:space="preserve">around the world. </w:t>
      </w:r>
      <w:del w:id="55" w:author="Raclawska, Dorota" w:date="2020-11-11T20:48:00Z">
        <w:r w:rsidR="00B4410F" w:rsidRPr="00B4410F" w:rsidDel="00DE1BC7">
          <w:rPr>
            <w:lang w:val="en-GB"/>
          </w:rPr>
          <w:delText>Also</w:delText>
        </w:r>
      </w:del>
      <w:ins w:id="56" w:author="Raclawska, Dorota" w:date="2020-11-11T20:48:00Z">
        <w:r>
          <w:rPr>
            <w:lang w:val="en-GB"/>
          </w:rPr>
          <w:t>In addition</w:t>
        </w:r>
      </w:ins>
      <w:r w:rsidR="00B4410F" w:rsidRPr="00B4410F">
        <w:rPr>
          <w:lang w:val="en-GB"/>
        </w:rPr>
        <w:t xml:space="preserve">, we would like to ask you to follow and share our project </w:t>
      </w:r>
      <w:del w:id="57" w:author="Raclawska, Dorota" w:date="2020-11-11T20:48:00Z">
        <w:r w:rsidR="00B4410F" w:rsidRPr="00B4410F" w:rsidDel="00DE1BC7">
          <w:rPr>
            <w:lang w:val="en-GB"/>
          </w:rPr>
          <w:delText xml:space="preserve">through </w:delText>
        </w:r>
      </w:del>
      <w:ins w:id="58" w:author="Raclawska, Dorota" w:date="2020-11-11T20:48:00Z">
        <w:r>
          <w:rPr>
            <w:lang w:val="en-GB"/>
          </w:rPr>
          <w:t>on</w:t>
        </w:r>
        <w:r w:rsidRPr="00B4410F">
          <w:rPr>
            <w:lang w:val="en-GB"/>
          </w:rPr>
          <w:t xml:space="preserve"> </w:t>
        </w:r>
      </w:ins>
      <w:r w:rsidR="00B4410F" w:rsidRPr="00B4410F">
        <w:rPr>
          <w:lang w:val="en-GB"/>
        </w:rPr>
        <w:t>social media. A Ball for All is an amazing project, which should be recognized around the world.</w:t>
      </w:r>
    </w:p>
    <w:p w14:paraId="44D68504" w14:textId="77777777" w:rsidR="007F0039" w:rsidRDefault="007F0039" w:rsidP="007F0039">
      <w:pPr>
        <w:ind w:firstLine="708"/>
        <w:rPr>
          <w:lang w:val="en-GB"/>
        </w:rPr>
      </w:pPr>
    </w:p>
    <w:p w14:paraId="74B9C2B7" w14:textId="77777777" w:rsidR="007F0039" w:rsidRDefault="007F0039" w:rsidP="007F0039">
      <w:pPr>
        <w:rPr>
          <w:lang w:val="en-GB"/>
        </w:rPr>
      </w:pPr>
    </w:p>
    <w:p w14:paraId="156FE5A3" w14:textId="77777777" w:rsidR="007F0039" w:rsidRDefault="007F0039" w:rsidP="007F0039">
      <w:pPr>
        <w:pStyle w:val="ListParagraph"/>
        <w:numPr>
          <w:ilvl w:val="0"/>
          <w:numId w:val="1"/>
        </w:numPr>
        <w:rPr>
          <w:lang w:val="en-GB"/>
        </w:rPr>
      </w:pPr>
      <w:r w:rsidRPr="007F0039">
        <w:rPr>
          <w:lang w:val="en-GB"/>
        </w:rPr>
        <w:t>Adopt a ball</w:t>
      </w:r>
    </w:p>
    <w:p w14:paraId="00C95B23" w14:textId="3E399ABD" w:rsidR="009D4E2F" w:rsidRDefault="009D4E2F" w:rsidP="009D4E2F">
      <w:pPr>
        <w:rPr>
          <w:lang w:val="en-GB"/>
        </w:rPr>
      </w:pPr>
      <w:r w:rsidRPr="009D4E2F">
        <w:rPr>
          <w:lang w:val="en-GB"/>
        </w:rPr>
        <w:t>Do you know anyone who needs a ball? Are you interested in sponsoring a blind child, school</w:t>
      </w:r>
      <w:ins w:id="59" w:author="Raclawska, Dorota" w:date="2020-11-11T20:48:00Z">
        <w:r w:rsidR="00DE1BC7">
          <w:rPr>
            <w:lang w:val="en-GB"/>
          </w:rPr>
          <w:t>,</w:t>
        </w:r>
      </w:ins>
      <w:r w:rsidRPr="009D4E2F">
        <w:rPr>
          <w:lang w:val="en-GB"/>
        </w:rPr>
        <w:t xml:space="preserve"> or specific country? Let us do it together!</w:t>
      </w:r>
    </w:p>
    <w:p w14:paraId="47B9F4AD" w14:textId="77777777" w:rsidR="009D4E2F" w:rsidRDefault="009D4E2F" w:rsidP="009D4E2F">
      <w:pPr>
        <w:rPr>
          <w:lang w:val="en-GB"/>
        </w:rPr>
      </w:pPr>
    </w:p>
    <w:p w14:paraId="43EC7C12" w14:textId="77777777" w:rsidR="009D4E2F" w:rsidRDefault="009D4E2F" w:rsidP="009D4E2F">
      <w:pPr>
        <w:rPr>
          <w:lang w:val="en-GB"/>
        </w:rPr>
      </w:pPr>
      <w:r w:rsidRPr="009D4E2F">
        <w:rPr>
          <w:lang w:val="en-GB"/>
        </w:rPr>
        <w:lastRenderedPageBreak/>
        <w:t>Donate a ball</w:t>
      </w:r>
    </w:p>
    <w:p w14:paraId="6260A111" w14:textId="77777777" w:rsidR="00B4410F" w:rsidRDefault="00B4410F" w:rsidP="009D4E2F">
      <w:pPr>
        <w:rPr>
          <w:lang w:val="en-GB"/>
        </w:rPr>
      </w:pPr>
    </w:p>
    <w:p w14:paraId="301003E9" w14:textId="77777777" w:rsidR="00B4410F" w:rsidRPr="00B4410F" w:rsidRDefault="00B4410F" w:rsidP="00B4410F">
      <w:pPr>
        <w:ind w:firstLine="708"/>
        <w:rPr>
          <w:b/>
          <w:lang w:val="en-GB"/>
        </w:rPr>
      </w:pPr>
      <w:r w:rsidRPr="00B4410F">
        <w:rPr>
          <w:b/>
          <w:lang w:val="en-GB"/>
        </w:rPr>
        <w:t>2</w:t>
      </w:r>
      <w:r w:rsidRPr="00B4410F">
        <w:rPr>
          <w:b/>
          <w:vertAlign w:val="superscript"/>
          <w:lang w:val="en-GB"/>
        </w:rPr>
        <w:t>nd</w:t>
      </w:r>
      <w:r w:rsidRPr="00B4410F">
        <w:rPr>
          <w:b/>
          <w:lang w:val="en-GB"/>
        </w:rPr>
        <w:t xml:space="preserve"> side of the card:</w:t>
      </w:r>
    </w:p>
    <w:p w14:paraId="7172C959" w14:textId="77777777" w:rsidR="00B4410F" w:rsidRDefault="00B4410F" w:rsidP="009D4E2F">
      <w:pPr>
        <w:rPr>
          <w:lang w:val="en-GB"/>
        </w:rPr>
      </w:pPr>
    </w:p>
    <w:p w14:paraId="5BA35504" w14:textId="77777777" w:rsidR="00B4410F" w:rsidRPr="00B4410F" w:rsidRDefault="00B4410F" w:rsidP="00B4410F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B4410F">
        <w:rPr>
          <w:lang w:val="en-GB"/>
        </w:rPr>
        <w:t>Become a part of our family</w:t>
      </w:r>
    </w:p>
    <w:p w14:paraId="240153B2" w14:textId="42F20BD8" w:rsidR="00B4410F" w:rsidRPr="00B4410F" w:rsidRDefault="00B4410F" w:rsidP="00B4410F">
      <w:pPr>
        <w:ind w:left="708" w:firstLine="708"/>
        <w:rPr>
          <w:lang w:val="en-GB"/>
        </w:rPr>
      </w:pPr>
      <w:r w:rsidRPr="00B4410F">
        <w:rPr>
          <w:lang w:val="en-GB"/>
        </w:rPr>
        <w:t>How does it work</w:t>
      </w:r>
      <w:ins w:id="60" w:author="Raclawska, Dorota" w:date="2020-11-11T20:50:00Z">
        <w:r w:rsidR="00DE1BC7">
          <w:rPr>
            <w:lang w:val="en-GB"/>
          </w:rPr>
          <w:t>?</w:t>
        </w:r>
      </w:ins>
    </w:p>
    <w:p w14:paraId="61F493F3" w14:textId="612FF3BA" w:rsidR="00B4410F" w:rsidRDefault="00B4410F" w:rsidP="00B4410F">
      <w:pPr>
        <w:ind w:left="1416" w:firstLine="4"/>
        <w:rPr>
          <w:lang w:val="en-GB"/>
        </w:rPr>
      </w:pPr>
      <w:r w:rsidRPr="00B4410F">
        <w:rPr>
          <w:b/>
          <w:lang w:val="en-GB"/>
        </w:rPr>
        <w:t xml:space="preserve">We estimate that it costs </w:t>
      </w:r>
      <w:r w:rsidR="00F66D23" w:rsidRPr="00F66D23">
        <w:rPr>
          <w:b/>
          <w:lang w:val="en-US"/>
        </w:rPr>
        <w:t>100</w:t>
      </w:r>
      <w:r w:rsidR="00F66D23" w:rsidRPr="00F66D23">
        <w:rPr>
          <w:rFonts w:cstheme="minorHAnsi"/>
          <w:b/>
          <w:lang w:val="en-US"/>
        </w:rPr>
        <w:t>€</w:t>
      </w:r>
      <w:r w:rsidR="00F66D23" w:rsidRPr="00F66D23">
        <w:rPr>
          <w:b/>
          <w:lang w:val="en-US"/>
        </w:rPr>
        <w:t xml:space="preserve"> </w:t>
      </w:r>
      <w:r w:rsidRPr="00B4410F">
        <w:rPr>
          <w:b/>
          <w:lang w:val="en-GB"/>
        </w:rPr>
        <w:t>to fully sponsor a child</w:t>
      </w:r>
      <w:r>
        <w:rPr>
          <w:b/>
          <w:lang w:val="en-GB"/>
        </w:rPr>
        <w:t xml:space="preserve"> </w:t>
      </w:r>
      <w:r w:rsidRPr="00B4410F">
        <w:rPr>
          <w:lang w:val="en-GB"/>
        </w:rPr>
        <w:t xml:space="preserve">including </w:t>
      </w:r>
      <w:r w:rsidR="00F66D23">
        <w:rPr>
          <w:lang w:val="en-US"/>
        </w:rPr>
        <w:t xml:space="preserve">an educational package of </w:t>
      </w:r>
      <w:r w:rsidRPr="00B4410F">
        <w:rPr>
          <w:lang w:val="en-GB"/>
        </w:rPr>
        <w:t xml:space="preserve">2 balls, supplies, and </w:t>
      </w:r>
      <w:del w:id="61" w:author="Raclawska, Dorota" w:date="2020-11-11T20:50:00Z">
        <w:r w:rsidR="00F66D23" w:rsidDel="00DE1BC7">
          <w:rPr>
            <w:lang w:val="en-GB"/>
          </w:rPr>
          <w:delText xml:space="preserve">special </w:delText>
        </w:r>
        <w:r w:rsidRPr="00B4410F" w:rsidDel="00DE1BC7">
          <w:rPr>
            <w:lang w:val="en-GB"/>
          </w:rPr>
          <w:delText>book</w:delText>
        </w:r>
        <w:r w:rsidR="00F66D23" w:rsidDel="00DE1BC7">
          <w:rPr>
            <w:lang w:val="en-GB"/>
          </w:rPr>
          <w:delText xml:space="preserve"> –</w:delText>
        </w:r>
      </w:del>
      <w:ins w:id="62" w:author="Raclawska, Dorota" w:date="2020-11-11T20:50:00Z">
        <w:r w:rsidR="00DE1BC7">
          <w:rPr>
            <w:lang w:val="en-GB"/>
          </w:rPr>
          <w:t>a</w:t>
        </w:r>
      </w:ins>
      <w:r w:rsidR="00F66D23">
        <w:rPr>
          <w:lang w:val="en-GB"/>
        </w:rPr>
        <w:t xml:space="preserve"> digital Manual</w:t>
      </w:r>
      <w:r w:rsidRPr="00B4410F">
        <w:rPr>
          <w:lang w:val="en-GB"/>
        </w:rPr>
        <w:t>. If you know the person</w:t>
      </w:r>
      <w:ins w:id="63" w:author="Raclawska, Dorota" w:date="2020-11-11T20:50:00Z">
        <w:r w:rsidR="00F63A2F">
          <w:rPr>
            <w:lang w:val="en-GB"/>
          </w:rPr>
          <w:t xml:space="preserve">, </w:t>
        </w:r>
      </w:ins>
      <w:del w:id="64" w:author="Raclawska, Dorota" w:date="2020-11-11T20:50:00Z">
        <w:r w:rsidRPr="00B4410F" w:rsidDel="00F63A2F">
          <w:rPr>
            <w:lang w:val="en-GB"/>
          </w:rPr>
          <w:delText>/</w:delText>
        </w:r>
      </w:del>
      <w:r w:rsidRPr="00B4410F">
        <w:rPr>
          <w:lang w:val="en-GB"/>
        </w:rPr>
        <w:t>school</w:t>
      </w:r>
      <w:ins w:id="65" w:author="Raclawska, Dorota" w:date="2020-11-11T20:50:00Z">
        <w:r w:rsidR="00F63A2F">
          <w:rPr>
            <w:lang w:val="en-GB"/>
          </w:rPr>
          <w:t xml:space="preserve">, or </w:t>
        </w:r>
      </w:ins>
      <w:del w:id="66" w:author="Raclawska, Dorota" w:date="2020-11-11T20:50:00Z">
        <w:r w:rsidRPr="00B4410F" w:rsidDel="00F63A2F">
          <w:rPr>
            <w:lang w:val="en-GB"/>
          </w:rPr>
          <w:delText>/</w:delText>
        </w:r>
      </w:del>
      <w:r w:rsidRPr="00B4410F">
        <w:rPr>
          <w:lang w:val="en-GB"/>
        </w:rPr>
        <w:t>country that you would like to sponsor, please send us an e</w:t>
      </w:r>
      <w:r>
        <w:rPr>
          <w:lang w:val="en-GB"/>
        </w:rPr>
        <w:t xml:space="preserve">mail to </w:t>
      </w:r>
      <w:r w:rsidR="00F148A3">
        <w:fldChar w:fldCharType="begin"/>
      </w:r>
      <w:r w:rsidR="00F148A3" w:rsidRPr="00F148A3">
        <w:rPr>
          <w:lang w:val="en-GB"/>
          <w:rPrChange w:id="67" w:author="renata diurczak" w:date="2020-11-24T01:51:00Z">
            <w:rPr/>
          </w:rPrChange>
        </w:rPr>
        <w:instrText xml:space="preserve"> HYPERLINK "mailto:orama2003@gmail.com" </w:instrText>
      </w:r>
      <w:r w:rsidR="00F148A3">
        <w:fldChar w:fldCharType="separate"/>
      </w:r>
      <w:r w:rsidR="00F66D23" w:rsidRPr="00773B2E">
        <w:rPr>
          <w:rStyle w:val="Hyperlink"/>
          <w:lang w:val="en-GB"/>
        </w:rPr>
        <w:t>orama2003@gmail.com</w:t>
      </w:r>
      <w:r w:rsidR="00F148A3">
        <w:rPr>
          <w:rStyle w:val="Hyperlink"/>
          <w:lang w:val="en-GB"/>
        </w:rPr>
        <w:fldChar w:fldCharType="end"/>
      </w:r>
      <w:ins w:id="68" w:author="Raclawska, Dorota" w:date="2020-11-11T20:50:00Z">
        <w:r w:rsidR="00F63A2F">
          <w:rPr>
            <w:rStyle w:val="Hyperlink"/>
            <w:lang w:val="en-GB"/>
          </w:rPr>
          <w:t>.</w:t>
        </w:r>
      </w:ins>
      <w:r w:rsidR="00F66D23">
        <w:rPr>
          <w:lang w:val="en-GB"/>
        </w:rPr>
        <w:t xml:space="preserve"> </w:t>
      </w:r>
      <w:r>
        <w:rPr>
          <w:lang w:val="en-GB"/>
        </w:rPr>
        <w:t xml:space="preserve"> </w:t>
      </w:r>
    </w:p>
    <w:p w14:paraId="7EDCCBA2" w14:textId="1E0820C3" w:rsidR="00B4410F" w:rsidRDefault="00B4410F" w:rsidP="00B4410F">
      <w:pPr>
        <w:ind w:left="1416" w:firstLine="4"/>
        <w:rPr>
          <w:lang w:val="en-GB"/>
        </w:rPr>
      </w:pPr>
      <w:r w:rsidRPr="00B4410F">
        <w:rPr>
          <w:lang w:val="en-GB"/>
        </w:rPr>
        <w:t xml:space="preserve">If you do not know anyone, don't worry! There are blind or visually impaired children from all over the world waiting for the ball, send us </w:t>
      </w:r>
      <w:del w:id="69" w:author="Raclawska, Dorota" w:date="2020-11-11T20:51:00Z">
        <w:r w:rsidRPr="00B4410F" w:rsidDel="00F63A2F">
          <w:rPr>
            <w:lang w:val="en-GB"/>
          </w:rPr>
          <w:delText xml:space="preserve">the </w:delText>
        </w:r>
      </w:del>
      <w:ins w:id="70" w:author="Raclawska, Dorota" w:date="2020-11-11T20:51:00Z">
        <w:r w:rsidR="00F63A2F">
          <w:rPr>
            <w:lang w:val="en-GB"/>
          </w:rPr>
          <w:t>an</w:t>
        </w:r>
        <w:r w:rsidR="00F63A2F" w:rsidRPr="00B4410F">
          <w:rPr>
            <w:lang w:val="en-GB"/>
          </w:rPr>
          <w:t xml:space="preserve"> </w:t>
        </w:r>
      </w:ins>
      <w:r w:rsidRPr="00B4410F">
        <w:rPr>
          <w:lang w:val="en-GB"/>
        </w:rPr>
        <w:t>email</w:t>
      </w:r>
      <w:ins w:id="71" w:author="Raclawska, Dorota" w:date="2020-11-11T20:51:00Z">
        <w:r w:rsidR="00F63A2F">
          <w:rPr>
            <w:lang w:val="en-GB"/>
          </w:rPr>
          <w:t>,</w:t>
        </w:r>
      </w:ins>
      <w:r w:rsidRPr="00B4410F">
        <w:rPr>
          <w:lang w:val="en-GB"/>
        </w:rPr>
        <w:t xml:space="preserve"> too</w:t>
      </w:r>
      <w:r>
        <w:rPr>
          <w:lang w:val="en-GB"/>
        </w:rPr>
        <w:t xml:space="preserve"> </w:t>
      </w:r>
      <w:r w:rsidRPr="00B4410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777CF771" w14:textId="77777777" w:rsidR="00B4410F" w:rsidRDefault="00B4410F" w:rsidP="00B4410F">
      <w:pPr>
        <w:ind w:left="1416" w:firstLine="4"/>
        <w:rPr>
          <w:lang w:val="en-GB"/>
        </w:rPr>
      </w:pPr>
    </w:p>
    <w:p w14:paraId="102D91FB" w14:textId="77777777" w:rsidR="00B4410F" w:rsidRDefault="00B4410F" w:rsidP="00B4410F">
      <w:pPr>
        <w:ind w:left="1416" w:firstLine="4"/>
        <w:rPr>
          <w:lang w:val="en-GB"/>
        </w:rPr>
      </w:pPr>
      <w:r w:rsidRPr="00B4410F">
        <w:rPr>
          <w:lang w:val="en-GB"/>
        </w:rPr>
        <w:t>Contact us!</w:t>
      </w:r>
    </w:p>
    <w:p w14:paraId="3F45FB43" w14:textId="77777777" w:rsidR="00B4410F" w:rsidRDefault="00B4410F" w:rsidP="00B4410F">
      <w:pPr>
        <w:rPr>
          <w:lang w:val="en-GB"/>
        </w:rPr>
      </w:pPr>
    </w:p>
    <w:p w14:paraId="7AC51234" w14:textId="27B01DBB" w:rsidR="009D4E2F" w:rsidRDefault="009D4E2F" w:rsidP="009D4E2F">
      <w:pPr>
        <w:pStyle w:val="ListParagraph"/>
        <w:numPr>
          <w:ilvl w:val="0"/>
          <w:numId w:val="1"/>
        </w:numPr>
        <w:rPr>
          <w:lang w:val="en-GB"/>
        </w:rPr>
      </w:pPr>
      <w:r w:rsidRPr="009D4E2F">
        <w:rPr>
          <w:lang w:val="en-GB"/>
        </w:rPr>
        <w:t xml:space="preserve">Become our </w:t>
      </w:r>
      <w:r w:rsidR="00AE5E3F" w:rsidRPr="009D4E2F">
        <w:rPr>
          <w:lang w:val="en-GB"/>
        </w:rPr>
        <w:t>Superhero</w:t>
      </w:r>
    </w:p>
    <w:p w14:paraId="75583F10" w14:textId="70D05E8B" w:rsidR="009D4E2F" w:rsidRDefault="009D4E2F" w:rsidP="009D4E2F">
      <w:pPr>
        <w:rPr>
          <w:lang w:val="en-GB"/>
        </w:rPr>
      </w:pPr>
      <w:r w:rsidRPr="009D4E2F">
        <w:rPr>
          <w:lang w:val="en-GB"/>
        </w:rPr>
        <w:t xml:space="preserve">A potential benefactor has a variety of choices </w:t>
      </w:r>
      <w:ins w:id="72" w:author="Raclawska, Dorota" w:date="2020-11-11T20:51:00Z">
        <w:r w:rsidR="00F63A2F">
          <w:rPr>
            <w:lang w:val="en-GB"/>
          </w:rPr>
          <w:t xml:space="preserve">for </w:t>
        </w:r>
      </w:ins>
      <w:r w:rsidRPr="009D4E2F">
        <w:rPr>
          <w:lang w:val="en-GB"/>
        </w:rPr>
        <w:t>how to suppo</w:t>
      </w:r>
      <w:r>
        <w:rPr>
          <w:lang w:val="en-GB"/>
        </w:rPr>
        <w:t xml:space="preserve">rt the International Campaign, </w:t>
      </w:r>
      <w:r w:rsidRPr="009D4E2F">
        <w:rPr>
          <w:lang w:val="en-GB"/>
        </w:rPr>
        <w:t xml:space="preserve">with </w:t>
      </w:r>
      <w:del w:id="73" w:author="Raclawska, Dorota" w:date="2020-11-11T20:53:00Z">
        <w:r w:rsidRPr="009D4E2F" w:rsidDel="00F63A2F">
          <w:rPr>
            <w:lang w:val="en-GB"/>
          </w:rPr>
          <w:delText xml:space="preserve">the </w:delText>
        </w:r>
      </w:del>
      <w:ins w:id="74" w:author="Raclawska, Dorota" w:date="2020-11-11T20:53:00Z">
        <w:r w:rsidR="00F63A2F">
          <w:rPr>
            <w:lang w:val="en-GB"/>
          </w:rPr>
          <w:t>a</w:t>
        </w:r>
        <w:r w:rsidR="00F63A2F" w:rsidRPr="009D4E2F">
          <w:rPr>
            <w:lang w:val="en-GB"/>
          </w:rPr>
          <w:t xml:space="preserve"> </w:t>
        </w:r>
      </w:ins>
      <w:del w:id="75" w:author="Raclawska, Dorota" w:date="2020-11-11T20:53:00Z">
        <w:r w:rsidRPr="009D4E2F" w:rsidDel="00F63A2F">
          <w:rPr>
            <w:lang w:val="en-GB"/>
          </w:rPr>
          <w:delText xml:space="preserve">requested </w:delText>
        </w:r>
      </w:del>
      <w:ins w:id="76" w:author="Raclawska, Dorota" w:date="2020-11-11T20:53:00Z">
        <w:r w:rsidR="00F63A2F">
          <w:rPr>
            <w:lang w:val="en-GB"/>
          </w:rPr>
          <w:t>personalized</w:t>
        </w:r>
        <w:r w:rsidR="00F63A2F" w:rsidRPr="009D4E2F">
          <w:rPr>
            <w:lang w:val="en-GB"/>
          </w:rPr>
          <w:t xml:space="preserve"> </w:t>
        </w:r>
      </w:ins>
      <w:r w:rsidRPr="009D4E2F">
        <w:rPr>
          <w:lang w:val="en-GB"/>
        </w:rPr>
        <w:t>logo printed on the ball.</w:t>
      </w:r>
    </w:p>
    <w:p w14:paraId="5578317D" w14:textId="77777777" w:rsidR="009D4E2F" w:rsidRDefault="009D4E2F" w:rsidP="009D4E2F">
      <w:pPr>
        <w:rPr>
          <w:lang w:val="en-GB"/>
        </w:rPr>
      </w:pPr>
      <w:r w:rsidRPr="009D4E2F">
        <w:rPr>
          <w:lang w:val="en-GB"/>
        </w:rPr>
        <w:t>Donate balls</w:t>
      </w:r>
    </w:p>
    <w:p w14:paraId="7F0F58CE" w14:textId="77777777" w:rsidR="00B4410F" w:rsidRDefault="00B4410F" w:rsidP="009D4E2F">
      <w:pPr>
        <w:rPr>
          <w:lang w:val="en-GB"/>
        </w:rPr>
      </w:pPr>
    </w:p>
    <w:p w14:paraId="0ACED338" w14:textId="77777777" w:rsidR="00B4410F" w:rsidRDefault="00B4410F" w:rsidP="00B4410F">
      <w:pPr>
        <w:ind w:firstLine="708"/>
        <w:rPr>
          <w:b/>
          <w:lang w:val="en-GB"/>
        </w:rPr>
      </w:pPr>
      <w:r>
        <w:rPr>
          <w:lang w:val="en-GB"/>
        </w:rPr>
        <w:tab/>
      </w:r>
      <w:r w:rsidRPr="00B4410F">
        <w:rPr>
          <w:b/>
          <w:lang w:val="en-GB"/>
        </w:rPr>
        <w:t>2</w:t>
      </w:r>
      <w:r w:rsidRPr="00B4410F">
        <w:rPr>
          <w:b/>
          <w:vertAlign w:val="superscript"/>
          <w:lang w:val="en-GB"/>
        </w:rPr>
        <w:t>nd</w:t>
      </w:r>
      <w:r w:rsidRPr="00B4410F">
        <w:rPr>
          <w:b/>
          <w:lang w:val="en-GB"/>
        </w:rPr>
        <w:t xml:space="preserve"> side of the card:</w:t>
      </w:r>
    </w:p>
    <w:p w14:paraId="3B89D2E7" w14:textId="77777777" w:rsidR="00B4410F" w:rsidRDefault="00B4410F" w:rsidP="00B4410F">
      <w:pPr>
        <w:ind w:firstLine="708"/>
        <w:rPr>
          <w:b/>
          <w:lang w:val="en-GB"/>
        </w:rPr>
      </w:pPr>
    </w:p>
    <w:p w14:paraId="316CAD4E" w14:textId="77777777" w:rsidR="00B4410F" w:rsidRPr="00B4410F" w:rsidRDefault="00B4410F" w:rsidP="00B4410F">
      <w:pPr>
        <w:ind w:firstLine="708"/>
        <w:rPr>
          <w:lang w:val="en-GB"/>
        </w:rPr>
      </w:pPr>
      <w:r w:rsidRPr="00B4410F">
        <w:rPr>
          <w:lang w:val="en-GB"/>
        </w:rPr>
        <w:t>Become our partner</w:t>
      </w:r>
    </w:p>
    <w:p w14:paraId="31414475" w14:textId="77777777" w:rsidR="00B4410F" w:rsidRPr="00B4410F" w:rsidRDefault="00B4410F" w:rsidP="00B4410F">
      <w:pPr>
        <w:ind w:firstLine="708"/>
        <w:rPr>
          <w:lang w:val="en-GB"/>
        </w:rPr>
      </w:pPr>
      <w:r w:rsidRPr="00B4410F">
        <w:rPr>
          <w:lang w:val="en-GB"/>
        </w:rPr>
        <w:t xml:space="preserve">                How does it work?</w:t>
      </w:r>
    </w:p>
    <w:p w14:paraId="2FEBFC0B" w14:textId="00681A5D" w:rsidR="00B4410F" w:rsidRPr="00B4410F" w:rsidRDefault="00B4410F" w:rsidP="00B4410F">
      <w:pPr>
        <w:ind w:left="1416"/>
        <w:rPr>
          <w:lang w:val="en-GB"/>
        </w:rPr>
      </w:pPr>
      <w:r w:rsidRPr="00B4410F">
        <w:rPr>
          <w:lang w:val="en-GB"/>
        </w:rPr>
        <w:t xml:space="preserve">                </w:t>
      </w:r>
      <w:bookmarkStart w:id="77" w:name="_GoBack"/>
      <w:r w:rsidRPr="00B4410F">
        <w:rPr>
          <w:lang w:val="en-GB"/>
        </w:rPr>
        <w:t xml:space="preserve">Would you like to support our campaign and have a bigger impact? Your logo will be printed </w:t>
      </w:r>
      <w:del w:id="78" w:author="Raclawska, Dorota" w:date="2020-11-11T20:54:00Z">
        <w:r w:rsidRPr="00B4410F" w:rsidDel="00F63A2F">
          <w:rPr>
            <w:lang w:val="en-GB"/>
          </w:rPr>
          <w:delText xml:space="preserve">in </w:delText>
        </w:r>
      </w:del>
      <w:ins w:id="79" w:author="Raclawska, Dorota" w:date="2020-11-11T20:54:00Z">
        <w:r w:rsidR="00F63A2F">
          <w:rPr>
            <w:lang w:val="en-GB"/>
          </w:rPr>
          <w:t>on</w:t>
        </w:r>
        <w:r w:rsidR="00F63A2F" w:rsidRPr="00B4410F">
          <w:rPr>
            <w:lang w:val="en-GB"/>
          </w:rPr>
          <w:t xml:space="preserve"> </w:t>
        </w:r>
      </w:ins>
      <w:r w:rsidRPr="00B4410F">
        <w:rPr>
          <w:lang w:val="en-GB"/>
        </w:rPr>
        <w:t xml:space="preserve">every donated ball for all blind pupils </w:t>
      </w:r>
      <w:commentRangeStart w:id="80"/>
      <w:r w:rsidRPr="00B4410F">
        <w:rPr>
          <w:lang w:val="en-GB"/>
        </w:rPr>
        <w:t>and in every school</w:t>
      </w:r>
      <w:commentRangeEnd w:id="80"/>
      <w:r w:rsidR="00F63A2F">
        <w:rPr>
          <w:rStyle w:val="CommentReference"/>
        </w:rPr>
        <w:commentReference w:id="80"/>
      </w:r>
      <w:ins w:id="81" w:author="Raclawska, Dorota" w:date="2020-11-11T20:57:00Z">
        <w:r w:rsidR="00F63A2F">
          <w:rPr>
            <w:lang w:val="en-GB"/>
          </w:rPr>
          <w:t xml:space="preserve"> of th</w:t>
        </w:r>
      </w:ins>
      <w:ins w:id="82" w:author="renata diurczak" w:date="2020-11-24T01:51:00Z">
        <w:r w:rsidR="00F148A3">
          <w:rPr>
            <w:lang w:val="en-GB"/>
          </w:rPr>
          <w:t>ose</w:t>
        </w:r>
      </w:ins>
      <w:ins w:id="83" w:author="Raclawska, Dorota" w:date="2020-11-11T20:57:00Z">
        <w:del w:id="84" w:author="renata diurczak" w:date="2020-11-24T01:51:00Z">
          <w:r w:rsidR="00F63A2F" w:rsidDel="00F148A3">
            <w:rPr>
              <w:lang w:val="en-GB"/>
            </w:rPr>
            <w:delText>e</w:delText>
          </w:r>
        </w:del>
        <w:r w:rsidR="00F63A2F">
          <w:rPr>
            <w:lang w:val="en-GB"/>
          </w:rPr>
          <w:t xml:space="preserve"> pupils</w:t>
        </w:r>
      </w:ins>
      <w:r w:rsidRPr="00B4410F">
        <w:rPr>
          <w:lang w:val="en-GB"/>
        </w:rPr>
        <w:t>. Furthermore, your logo will be on every mascot</w:t>
      </w:r>
      <w:ins w:id="85" w:author="Raclawska, Dorota" w:date="2020-11-11T20:55:00Z">
        <w:r w:rsidR="00F63A2F">
          <w:rPr>
            <w:lang w:val="en-GB"/>
          </w:rPr>
          <w:t xml:space="preserve">, </w:t>
        </w:r>
      </w:ins>
      <w:del w:id="86" w:author="Raclawska, Dorota" w:date="2020-11-11T20:55:00Z">
        <w:r w:rsidRPr="00B4410F" w:rsidDel="00F63A2F">
          <w:rPr>
            <w:lang w:val="en-GB"/>
          </w:rPr>
          <w:delText xml:space="preserve"> and </w:delText>
        </w:r>
      </w:del>
      <w:r w:rsidRPr="00B4410F">
        <w:rPr>
          <w:lang w:val="en-GB"/>
        </w:rPr>
        <w:t>intellectual outputs</w:t>
      </w:r>
      <w:ins w:id="87" w:author="Raclawska, Dorota" w:date="2020-11-11T20:55:00Z">
        <w:r w:rsidR="00F63A2F">
          <w:rPr>
            <w:lang w:val="en-GB"/>
          </w:rPr>
          <w:t xml:space="preserve">, and </w:t>
        </w:r>
      </w:ins>
      <w:del w:id="88" w:author="Raclawska, Dorota" w:date="2020-11-11T20:55:00Z">
        <w:r w:rsidRPr="00B4410F" w:rsidDel="00F63A2F">
          <w:rPr>
            <w:lang w:val="en-GB"/>
          </w:rPr>
          <w:delText xml:space="preserve">, </w:delText>
        </w:r>
      </w:del>
      <w:r w:rsidRPr="00B4410F">
        <w:rPr>
          <w:lang w:val="en-GB"/>
        </w:rPr>
        <w:t>multimedia productions</w:t>
      </w:r>
      <w:ins w:id="89" w:author="renata diurczak" w:date="2020-11-24T01:51:00Z">
        <w:r w:rsidR="00F148A3">
          <w:rPr>
            <w:lang w:val="en-GB"/>
          </w:rPr>
          <w:t xml:space="preserve"> during </w:t>
        </w:r>
        <w:proofErr w:type="spellStart"/>
        <w:r w:rsidR="00F148A3">
          <w:rPr>
            <w:lang w:val="en-GB"/>
          </w:rPr>
          <w:t>our</w:t>
        </w:r>
        <w:proofErr w:type="spellEnd"/>
        <w:r w:rsidR="00F148A3">
          <w:rPr>
            <w:lang w:val="en-GB"/>
          </w:rPr>
          <w:t xml:space="preserve"> events</w:t>
        </w:r>
      </w:ins>
      <w:r w:rsidRPr="00B4410F">
        <w:rPr>
          <w:lang w:val="en-GB"/>
        </w:rPr>
        <w:t xml:space="preserve">. We are grateful to the future foundations which will support the international campaign in </w:t>
      </w:r>
      <w:del w:id="90" w:author="Raclawska, Dorota" w:date="2020-11-11T20:55:00Z">
        <w:r w:rsidRPr="00B4410F" w:rsidDel="00F63A2F">
          <w:rPr>
            <w:lang w:val="en-GB"/>
          </w:rPr>
          <w:delText xml:space="preserve">next </w:delText>
        </w:r>
      </w:del>
      <w:ins w:id="91" w:author="Raclawska, Dorota" w:date="2020-11-11T20:55:00Z">
        <w:r w:rsidR="00F63A2F">
          <w:rPr>
            <w:lang w:val="en-GB"/>
          </w:rPr>
          <w:t>the coming</w:t>
        </w:r>
        <w:r w:rsidR="00F63A2F" w:rsidRPr="00B4410F">
          <w:rPr>
            <w:lang w:val="en-GB"/>
          </w:rPr>
          <w:t xml:space="preserve"> </w:t>
        </w:r>
      </w:ins>
      <w:r w:rsidRPr="00B4410F">
        <w:rPr>
          <w:lang w:val="en-GB"/>
        </w:rPr>
        <w:t>years. To promote our project</w:t>
      </w:r>
      <w:ins w:id="92" w:author="Raclawska, Dorota" w:date="2020-11-11T20:57:00Z">
        <w:r w:rsidR="00F63A2F">
          <w:rPr>
            <w:lang w:val="en-GB"/>
          </w:rPr>
          <w:t>,</w:t>
        </w:r>
      </w:ins>
      <w:r w:rsidRPr="00B4410F">
        <w:rPr>
          <w:lang w:val="en-GB"/>
        </w:rPr>
        <w:t xml:space="preserve"> A Ball for All</w:t>
      </w:r>
      <w:ins w:id="93" w:author="Raclawska, Dorota" w:date="2020-11-11T20:55:00Z">
        <w:r w:rsidR="00F63A2F">
          <w:rPr>
            <w:lang w:val="en-GB"/>
          </w:rPr>
          <w:t>,</w:t>
        </w:r>
      </w:ins>
      <w:r w:rsidRPr="00B4410F">
        <w:rPr>
          <w:lang w:val="en-GB"/>
        </w:rPr>
        <w:t xml:space="preserve"> we organize a public event open to everyone. We aim to play </w:t>
      </w:r>
      <w:del w:id="94" w:author="Raclawska, Dorota" w:date="2020-11-11T20:55:00Z">
        <w:r w:rsidRPr="00B4410F" w:rsidDel="00F63A2F">
          <w:rPr>
            <w:lang w:val="en-GB"/>
          </w:rPr>
          <w:delText xml:space="preserve">together </w:delText>
        </w:r>
      </w:del>
      <w:r w:rsidRPr="00B4410F">
        <w:rPr>
          <w:lang w:val="en-GB"/>
        </w:rPr>
        <w:t>blind football</w:t>
      </w:r>
      <w:ins w:id="95" w:author="Raclawska, Dorota" w:date="2020-11-11T20:58:00Z">
        <w:r w:rsidR="00F63A2F">
          <w:rPr>
            <w:lang w:val="en-GB"/>
          </w:rPr>
          <w:t xml:space="preserve"> </w:t>
        </w:r>
      </w:ins>
      <w:del w:id="96" w:author="Raclawska, Dorota" w:date="2020-11-11T20:58:00Z">
        <w:r w:rsidRPr="00B4410F" w:rsidDel="00F63A2F">
          <w:rPr>
            <w:lang w:val="en-GB"/>
          </w:rPr>
          <w:delText xml:space="preserve"> </w:delText>
        </w:r>
      </w:del>
      <w:r w:rsidRPr="00B4410F">
        <w:rPr>
          <w:lang w:val="en-GB"/>
        </w:rPr>
        <w:t xml:space="preserve">and teach pupils about our project. All </w:t>
      </w:r>
      <w:r w:rsidR="00EA3207" w:rsidRPr="00B4410F">
        <w:rPr>
          <w:lang w:val="en-GB"/>
        </w:rPr>
        <w:t>Greek</w:t>
      </w:r>
      <w:r w:rsidRPr="00B4410F">
        <w:rPr>
          <w:lang w:val="en-GB"/>
        </w:rPr>
        <w:t xml:space="preserve"> </w:t>
      </w:r>
      <w:del w:id="97" w:author="Raclawska, Dorota" w:date="2020-11-11T20:56:00Z">
        <w:r w:rsidRPr="00B4410F" w:rsidDel="00F63A2F">
          <w:rPr>
            <w:lang w:val="en-GB"/>
          </w:rPr>
          <w:delText xml:space="preserve">TV </w:delText>
        </w:r>
      </w:del>
      <w:del w:id="98" w:author="Raclawska, Dorota" w:date="2020-11-11T20:58:00Z">
        <w:r w:rsidRPr="00B4410F" w:rsidDel="00F63A2F">
          <w:rPr>
            <w:lang w:val="en-GB"/>
          </w:rPr>
          <w:delText xml:space="preserve">nationwide </w:delText>
        </w:r>
      </w:del>
      <w:ins w:id="99" w:author="Raclawska, Dorota" w:date="2020-11-11T20:56:00Z">
        <w:r w:rsidR="00F63A2F">
          <w:rPr>
            <w:lang w:val="en-GB"/>
          </w:rPr>
          <w:t xml:space="preserve">TV </w:t>
        </w:r>
      </w:ins>
      <w:r w:rsidRPr="00B4410F">
        <w:rPr>
          <w:lang w:val="en-GB"/>
        </w:rPr>
        <w:t xml:space="preserve">channels will promote the event and educational program </w:t>
      </w:r>
      <w:ins w:id="100" w:author="Raclawska, Dorota" w:date="2020-11-11T20:58:00Z">
        <w:r w:rsidR="00F63A2F">
          <w:rPr>
            <w:lang w:val="en-GB"/>
          </w:rPr>
          <w:t xml:space="preserve">nationwide </w:t>
        </w:r>
      </w:ins>
      <w:del w:id="101" w:author="Raclawska, Dorota" w:date="2020-11-11T20:56:00Z">
        <w:r w:rsidRPr="00B4410F" w:rsidDel="00F63A2F">
          <w:rPr>
            <w:lang w:val="en-GB"/>
          </w:rPr>
          <w:delText xml:space="preserve">in </w:delText>
        </w:r>
      </w:del>
      <w:ins w:id="102" w:author="Raclawska, Dorota" w:date="2020-11-11T20:59:00Z">
        <w:r w:rsidR="00F63A2F">
          <w:rPr>
            <w:lang w:val="en-GB"/>
          </w:rPr>
          <w:t>through</w:t>
        </w:r>
      </w:ins>
      <w:del w:id="103" w:author="Raclawska, Dorota" w:date="2020-11-11T20:59:00Z">
        <w:r w:rsidRPr="00B4410F" w:rsidDel="00F63A2F">
          <w:rPr>
            <w:lang w:val="en-GB"/>
          </w:rPr>
          <w:delText>special</w:delText>
        </w:r>
      </w:del>
      <w:r w:rsidRPr="00B4410F">
        <w:rPr>
          <w:lang w:val="en-GB"/>
        </w:rPr>
        <w:t xml:space="preserve"> TV shows</w:t>
      </w:r>
      <w:ins w:id="104" w:author="Raclawska, Dorota" w:date="2020-11-11T20:59:00Z">
        <w:r w:rsidR="00F63A2F">
          <w:rPr>
            <w:lang w:val="en-GB"/>
          </w:rPr>
          <w:t>,</w:t>
        </w:r>
      </w:ins>
      <w:r w:rsidRPr="00B4410F">
        <w:rPr>
          <w:lang w:val="en-GB"/>
        </w:rPr>
        <w:t xml:space="preserve"> </w:t>
      </w:r>
      <w:del w:id="105" w:author="Raclawska, Dorota" w:date="2020-11-11T20:59:00Z">
        <w:r w:rsidRPr="00B4410F" w:rsidDel="00F63A2F">
          <w:rPr>
            <w:lang w:val="en-GB"/>
          </w:rPr>
          <w:delText xml:space="preserve">through </w:delText>
        </w:r>
      </w:del>
      <w:r w:rsidRPr="00B4410F">
        <w:rPr>
          <w:lang w:val="en-GB"/>
        </w:rPr>
        <w:t>daily news</w:t>
      </w:r>
      <w:ins w:id="106" w:author="Raclawska, Dorota" w:date="2020-11-11T20:59:00Z">
        <w:r w:rsidR="00F63A2F">
          <w:rPr>
            <w:lang w:val="en-GB"/>
          </w:rPr>
          <w:t>,</w:t>
        </w:r>
      </w:ins>
      <w:r w:rsidRPr="00B4410F">
        <w:rPr>
          <w:lang w:val="en-GB"/>
        </w:rPr>
        <w:t xml:space="preserve"> and social media. </w:t>
      </w:r>
      <w:ins w:id="107" w:author="Raclawska, Dorota" w:date="2020-11-11T20:59:00Z">
        <w:r w:rsidR="00F63A2F">
          <w:rPr>
            <w:lang w:val="en-GB"/>
          </w:rPr>
          <w:t>To collaborate, p</w:t>
        </w:r>
      </w:ins>
      <w:del w:id="108" w:author="Raclawska, Dorota" w:date="2020-11-11T20:59:00Z">
        <w:r w:rsidRPr="00B4410F" w:rsidDel="00F63A2F">
          <w:rPr>
            <w:lang w:val="en-GB"/>
          </w:rPr>
          <w:delText>P</w:delText>
        </w:r>
      </w:del>
      <w:r w:rsidRPr="00B4410F">
        <w:rPr>
          <w:lang w:val="en-GB"/>
        </w:rPr>
        <w:t>leas</w:t>
      </w:r>
      <w:ins w:id="109" w:author="Raclawska, Dorota" w:date="2020-11-11T20:57:00Z">
        <w:r w:rsidR="00F63A2F">
          <w:rPr>
            <w:lang w:val="en-GB"/>
          </w:rPr>
          <w:t xml:space="preserve">e </w:t>
        </w:r>
      </w:ins>
      <w:del w:id="110" w:author="Raclawska, Dorota" w:date="2020-11-11T20:57:00Z">
        <w:r w:rsidRPr="00B4410F" w:rsidDel="00F63A2F">
          <w:rPr>
            <w:lang w:val="en-GB"/>
          </w:rPr>
          <w:delText xml:space="preserve">e, </w:delText>
        </w:r>
      </w:del>
      <w:r w:rsidRPr="00B4410F">
        <w:rPr>
          <w:lang w:val="en-GB"/>
        </w:rPr>
        <w:t xml:space="preserve">contact </w:t>
      </w:r>
      <w:del w:id="111" w:author="Raclawska, Dorota" w:date="2020-11-11T20:56:00Z">
        <w:r w:rsidRPr="00B4410F" w:rsidDel="00F63A2F">
          <w:rPr>
            <w:lang w:val="en-GB"/>
          </w:rPr>
          <w:delText xml:space="preserve">directly </w:delText>
        </w:r>
      </w:del>
      <w:r w:rsidRPr="00B4410F">
        <w:rPr>
          <w:lang w:val="en-GB"/>
        </w:rPr>
        <w:t>our Founder</w:t>
      </w:r>
      <w:ins w:id="112" w:author="Raclawska, Dorota" w:date="2020-11-11T20:57:00Z">
        <w:r w:rsidR="00F63A2F">
          <w:rPr>
            <w:lang w:val="en-GB"/>
          </w:rPr>
          <w:t>,</w:t>
        </w:r>
      </w:ins>
      <w:r w:rsidRPr="00B4410F">
        <w:rPr>
          <w:lang w:val="en-GB"/>
        </w:rPr>
        <w:t xml:space="preserve"> Elias </w:t>
      </w:r>
      <w:proofErr w:type="spellStart"/>
      <w:r w:rsidRPr="00B4410F">
        <w:rPr>
          <w:lang w:val="en-GB"/>
        </w:rPr>
        <w:t>Mastoras</w:t>
      </w:r>
      <w:proofErr w:type="spellEnd"/>
      <w:ins w:id="113" w:author="Raclawska, Dorota" w:date="2020-11-11T20:57:00Z">
        <w:r w:rsidR="00F63A2F">
          <w:rPr>
            <w:lang w:val="en-GB"/>
          </w:rPr>
          <w:t>,</w:t>
        </w:r>
      </w:ins>
      <w:ins w:id="114" w:author="Raclawska, Dorota" w:date="2020-11-11T20:56:00Z">
        <w:r w:rsidR="00F63A2F">
          <w:rPr>
            <w:lang w:val="en-GB"/>
          </w:rPr>
          <w:t xml:space="preserve"> directly</w:t>
        </w:r>
      </w:ins>
      <w:r w:rsidRPr="00B4410F">
        <w:rPr>
          <w:lang w:val="en-GB"/>
        </w:rPr>
        <w:t xml:space="preserve"> at mastorasgreece@gmail.com</w:t>
      </w:r>
      <w:bookmarkEnd w:id="77"/>
    </w:p>
    <w:p w14:paraId="0B310D0A" w14:textId="77777777" w:rsidR="00B4410F" w:rsidRPr="00B4410F" w:rsidRDefault="00B4410F" w:rsidP="00B4410F">
      <w:pPr>
        <w:ind w:firstLine="708"/>
        <w:rPr>
          <w:lang w:val="en-GB"/>
        </w:rPr>
      </w:pPr>
      <w:r w:rsidRPr="00B4410F">
        <w:rPr>
          <w:lang w:val="en-GB"/>
        </w:rPr>
        <w:t xml:space="preserve">                </w:t>
      </w:r>
    </w:p>
    <w:p w14:paraId="73CDE058" w14:textId="77777777" w:rsidR="00B4410F" w:rsidRPr="00B4410F" w:rsidRDefault="00B4410F" w:rsidP="00B4410F">
      <w:pPr>
        <w:ind w:firstLine="708"/>
        <w:rPr>
          <w:lang w:val="en-GB"/>
        </w:rPr>
      </w:pPr>
      <w:r w:rsidRPr="00B4410F">
        <w:rPr>
          <w:lang w:val="en-GB"/>
        </w:rPr>
        <w:t>Contact us!</w:t>
      </w:r>
    </w:p>
    <w:p w14:paraId="3C247426" w14:textId="77777777" w:rsidR="00B4410F" w:rsidRPr="00B4410F" w:rsidRDefault="00B4410F" w:rsidP="009D4E2F">
      <w:pPr>
        <w:rPr>
          <w:lang w:val="en-GB"/>
        </w:rPr>
      </w:pPr>
    </w:p>
    <w:p w14:paraId="5D88AA19" w14:textId="77777777" w:rsidR="009D4E2F" w:rsidRDefault="009D4E2F" w:rsidP="009D4E2F">
      <w:pPr>
        <w:rPr>
          <w:lang w:val="en-GB"/>
        </w:rPr>
      </w:pPr>
    </w:p>
    <w:p w14:paraId="5EF2682F" w14:textId="77777777" w:rsidR="009D4E2F" w:rsidRDefault="009D4E2F" w:rsidP="009D4E2F">
      <w:pPr>
        <w:rPr>
          <w:lang w:val="en-GB"/>
        </w:rPr>
      </w:pPr>
    </w:p>
    <w:p w14:paraId="1493AA85" w14:textId="77777777" w:rsidR="009D4E2F" w:rsidRDefault="009D4E2F" w:rsidP="009D4E2F">
      <w:pPr>
        <w:rPr>
          <w:lang w:val="en-GB"/>
        </w:rPr>
      </w:pPr>
      <w:r w:rsidRPr="009D4E2F">
        <w:rPr>
          <w:lang w:val="en-GB"/>
        </w:rPr>
        <w:t>Discover all options</w:t>
      </w:r>
    </w:p>
    <w:p w14:paraId="000162D3" w14:textId="77777777" w:rsidR="009D4E2F" w:rsidRDefault="009D4E2F" w:rsidP="009D4E2F">
      <w:pPr>
        <w:rPr>
          <w:lang w:val="en-GB"/>
        </w:rPr>
      </w:pPr>
    </w:p>
    <w:p w14:paraId="5038D619" w14:textId="77777777" w:rsidR="009D4E2F" w:rsidRDefault="009D4E2F" w:rsidP="009D4E2F">
      <w:pPr>
        <w:rPr>
          <w:lang w:val="en-GB"/>
        </w:rPr>
      </w:pPr>
    </w:p>
    <w:p w14:paraId="2F7A65AF" w14:textId="77777777" w:rsidR="009D4E2F" w:rsidRDefault="009D4E2F" w:rsidP="009D4E2F">
      <w:pPr>
        <w:rPr>
          <w:b/>
          <w:lang w:val="en-GB"/>
        </w:rPr>
      </w:pPr>
      <w:r w:rsidRPr="009D4E2F">
        <w:rPr>
          <w:b/>
          <w:lang w:val="en-GB"/>
        </w:rPr>
        <w:t>5</w:t>
      </w:r>
      <w:r w:rsidRPr="009D4E2F">
        <w:rPr>
          <w:b/>
          <w:vertAlign w:val="superscript"/>
          <w:lang w:val="en-GB"/>
        </w:rPr>
        <w:t>th</w:t>
      </w:r>
      <w:r w:rsidRPr="009D4E2F">
        <w:rPr>
          <w:b/>
          <w:lang w:val="en-GB"/>
        </w:rPr>
        <w:t xml:space="preserve"> section:</w:t>
      </w:r>
    </w:p>
    <w:p w14:paraId="059BC1CB" w14:textId="77777777" w:rsidR="009D4E2F" w:rsidRDefault="009D4E2F" w:rsidP="009D4E2F">
      <w:pPr>
        <w:rPr>
          <w:b/>
          <w:lang w:val="en-GB"/>
        </w:rPr>
      </w:pPr>
    </w:p>
    <w:p w14:paraId="43664CB5" w14:textId="77777777" w:rsidR="009D4E2F" w:rsidRDefault="009D4E2F" w:rsidP="009D4E2F">
      <w:pPr>
        <w:rPr>
          <w:lang w:val="en-GB"/>
        </w:rPr>
      </w:pPr>
      <w:r w:rsidRPr="009D4E2F">
        <w:rPr>
          <w:lang w:val="en-GB"/>
        </w:rPr>
        <w:t>A few words about us!</w:t>
      </w:r>
    </w:p>
    <w:p w14:paraId="46998BED" w14:textId="77777777" w:rsidR="009D4E2F" w:rsidRDefault="009D4E2F" w:rsidP="009D4E2F">
      <w:pPr>
        <w:rPr>
          <w:lang w:val="en-GB"/>
        </w:rPr>
      </w:pPr>
    </w:p>
    <w:p w14:paraId="0B99EA94" w14:textId="77777777" w:rsidR="009D4E2F" w:rsidRDefault="009D4E2F" w:rsidP="009D4E2F">
      <w:pPr>
        <w:rPr>
          <w:lang w:val="en-GB"/>
        </w:rPr>
      </w:pPr>
      <w:r w:rsidRPr="009D4E2F">
        <w:rPr>
          <w:lang w:val="en-GB"/>
        </w:rPr>
        <w:t xml:space="preserve">Our Founder Elias </w:t>
      </w:r>
      <w:proofErr w:type="spellStart"/>
      <w:r w:rsidRPr="009D4E2F">
        <w:rPr>
          <w:lang w:val="en-GB"/>
        </w:rPr>
        <w:t>Mastoras</w:t>
      </w:r>
      <w:proofErr w:type="spellEnd"/>
    </w:p>
    <w:p w14:paraId="2AC8DD53" w14:textId="5F9D4B8F" w:rsidR="009D4E2F" w:rsidRPr="009D4E2F" w:rsidRDefault="009D4E2F" w:rsidP="009D4E2F">
      <w:pPr>
        <w:rPr>
          <w:lang w:val="en-GB"/>
        </w:rPr>
      </w:pPr>
      <w:r>
        <w:rPr>
          <w:lang w:val="en-GB"/>
        </w:rPr>
        <w:tab/>
      </w:r>
      <w:r w:rsidRPr="009D4E2F">
        <w:rPr>
          <w:lang w:val="en-GB"/>
        </w:rPr>
        <w:t xml:space="preserve">Elias </w:t>
      </w:r>
      <w:proofErr w:type="spellStart"/>
      <w:r w:rsidRPr="009D4E2F">
        <w:rPr>
          <w:lang w:val="en-GB"/>
        </w:rPr>
        <w:t>Mastoras</w:t>
      </w:r>
      <w:proofErr w:type="spellEnd"/>
      <w:r w:rsidRPr="009D4E2F">
        <w:rPr>
          <w:lang w:val="en-GB"/>
        </w:rPr>
        <w:t xml:space="preserve"> is an adults' educator</w:t>
      </w:r>
      <w:ins w:id="115" w:author="Raclawska, Dorota" w:date="2020-11-22T09:15:00Z">
        <w:r w:rsidR="00344B89">
          <w:rPr>
            <w:lang w:val="en-GB"/>
          </w:rPr>
          <w:t xml:space="preserve"> and a</w:t>
        </w:r>
      </w:ins>
      <w:del w:id="116" w:author="Raclawska, Dorota" w:date="2020-11-22T09:15:00Z">
        <w:r w:rsidRPr="009D4E2F" w:rsidDel="00344B89">
          <w:rPr>
            <w:lang w:val="en-GB"/>
          </w:rPr>
          <w:delText>,</w:delText>
        </w:r>
      </w:del>
      <w:r w:rsidRPr="009D4E2F">
        <w:rPr>
          <w:lang w:val="en-GB"/>
        </w:rPr>
        <w:t xml:space="preserve"> youth trainer</w:t>
      </w:r>
      <w:ins w:id="117" w:author="Raclawska, Dorota" w:date="2020-11-22T09:23:00Z">
        <w:r w:rsidR="00344B89">
          <w:rPr>
            <w:lang w:val="en-GB"/>
          </w:rPr>
          <w:t xml:space="preserve"> in </w:t>
        </w:r>
      </w:ins>
      <w:del w:id="118" w:author="Raclawska, Dorota" w:date="2020-11-22T09:16:00Z">
        <w:r w:rsidRPr="009D4E2F" w:rsidDel="00344B89">
          <w:rPr>
            <w:lang w:val="en-GB"/>
          </w:rPr>
          <w:delText xml:space="preserve"> - </w:delText>
        </w:r>
      </w:del>
      <w:del w:id="119" w:author="Raclawska, Dorota" w:date="2020-11-22T09:23:00Z">
        <w:r w:rsidRPr="009D4E2F" w:rsidDel="00344B89">
          <w:rPr>
            <w:lang w:val="en-GB"/>
          </w:rPr>
          <w:delText xml:space="preserve">member of </w:delText>
        </w:r>
      </w:del>
      <w:ins w:id="120" w:author="Raclawska, Dorota" w:date="2020-11-22T09:25:00Z">
        <w:r w:rsidR="00344B89">
          <w:rPr>
            <w:lang w:val="en-GB"/>
          </w:rPr>
          <w:t>the</w:t>
        </w:r>
      </w:ins>
      <w:del w:id="121" w:author="Raclawska, Dorota" w:date="2020-11-22T09:25:00Z">
        <w:r w:rsidRPr="009D4E2F" w:rsidDel="00344B89">
          <w:rPr>
            <w:lang w:val="en-GB"/>
          </w:rPr>
          <w:delText xml:space="preserve">pool of trainers </w:delText>
        </w:r>
      </w:del>
      <w:del w:id="122" w:author="Raclawska, Dorota" w:date="2020-11-22T09:23:00Z">
        <w:r w:rsidRPr="009D4E2F" w:rsidDel="00344B89">
          <w:rPr>
            <w:lang w:val="en-GB"/>
          </w:rPr>
          <w:delText xml:space="preserve">in </w:delText>
        </w:r>
      </w:del>
      <w:ins w:id="123" w:author="Raclawska, Dorota" w:date="2020-11-22T09:23:00Z">
        <w:r w:rsidR="00344B89" w:rsidRPr="009D4E2F">
          <w:rPr>
            <w:lang w:val="en-GB"/>
          </w:rPr>
          <w:t xml:space="preserve"> </w:t>
        </w:r>
      </w:ins>
      <w:r w:rsidRPr="009D4E2F">
        <w:rPr>
          <w:lang w:val="en-GB"/>
        </w:rPr>
        <w:t xml:space="preserve">E + Youth National Agencies of Greece and Cyprus. He is a FIDE Chess Trainer and a FIDE Master as a chess player. </w:t>
      </w:r>
    </w:p>
    <w:p w14:paraId="76DF7D69" w14:textId="15911111" w:rsidR="009D4E2F" w:rsidRPr="009D4E2F" w:rsidRDefault="009D4E2F" w:rsidP="009D4E2F">
      <w:pPr>
        <w:rPr>
          <w:lang w:val="en-GB"/>
        </w:rPr>
      </w:pPr>
      <w:r w:rsidRPr="009D4E2F">
        <w:rPr>
          <w:lang w:val="en-GB"/>
        </w:rPr>
        <w:t xml:space="preserve">He </w:t>
      </w:r>
      <w:del w:id="124" w:author="Raclawska, Dorota" w:date="2020-11-22T09:41:00Z">
        <w:r w:rsidRPr="009D4E2F" w:rsidDel="009258B2">
          <w:rPr>
            <w:lang w:val="en-GB"/>
          </w:rPr>
          <w:delText xml:space="preserve">was </w:delText>
        </w:r>
      </w:del>
      <w:ins w:id="125" w:author="Raclawska, Dorota" w:date="2020-11-22T09:41:00Z">
        <w:r w:rsidR="009258B2">
          <w:rPr>
            <w:lang w:val="en-GB"/>
          </w:rPr>
          <w:t>was</w:t>
        </w:r>
        <w:r w:rsidR="009258B2" w:rsidRPr="009D4E2F">
          <w:rPr>
            <w:lang w:val="en-GB"/>
          </w:rPr>
          <w:t xml:space="preserve"> </w:t>
        </w:r>
      </w:ins>
      <w:ins w:id="126" w:author="Raclawska, Dorota" w:date="2020-11-22T09:40:00Z">
        <w:r w:rsidR="009258B2">
          <w:rPr>
            <w:lang w:val="en-GB"/>
          </w:rPr>
          <w:t>an</w:t>
        </w:r>
      </w:ins>
      <w:ins w:id="127" w:author="Raclawska, Dorota" w:date="2020-11-22T09:25:00Z">
        <w:r w:rsidR="004C3F14">
          <w:rPr>
            <w:lang w:val="en-GB"/>
          </w:rPr>
          <w:t xml:space="preserve"> </w:t>
        </w:r>
      </w:ins>
      <w:r w:rsidRPr="009D4E2F">
        <w:rPr>
          <w:lang w:val="en-GB"/>
        </w:rPr>
        <w:t xml:space="preserve">IBSA Blind Football World Referee Coordinator </w:t>
      </w:r>
      <w:ins w:id="128" w:author="Raclawska, Dorota" w:date="2020-11-22T09:41:00Z">
        <w:r w:rsidR="009258B2">
          <w:rPr>
            <w:lang w:val="en-GB"/>
          </w:rPr>
          <w:t xml:space="preserve">between </w:t>
        </w:r>
      </w:ins>
      <w:r w:rsidRPr="009D4E2F">
        <w:rPr>
          <w:lang w:val="en-GB"/>
        </w:rPr>
        <w:t>2013</w:t>
      </w:r>
      <w:ins w:id="129" w:author="Raclawska, Dorota" w:date="2020-11-22T09:41:00Z">
        <w:r w:rsidR="009258B2">
          <w:rPr>
            <w:lang w:val="en-GB"/>
          </w:rPr>
          <w:t xml:space="preserve"> and </w:t>
        </w:r>
      </w:ins>
      <w:del w:id="130" w:author="Raclawska, Dorota" w:date="2020-11-22T09:41:00Z">
        <w:r w:rsidRPr="009D4E2F" w:rsidDel="009258B2">
          <w:rPr>
            <w:lang w:val="en-GB"/>
          </w:rPr>
          <w:delText>-</w:delText>
        </w:r>
      </w:del>
      <w:r w:rsidRPr="009D4E2F">
        <w:rPr>
          <w:lang w:val="en-GB"/>
        </w:rPr>
        <w:t xml:space="preserve">2017, </w:t>
      </w:r>
      <w:ins w:id="131" w:author="Raclawska, Dorota" w:date="2020-11-22T09:41:00Z">
        <w:r w:rsidR="009258B2">
          <w:rPr>
            <w:lang w:val="en-GB"/>
          </w:rPr>
          <w:t xml:space="preserve">a </w:t>
        </w:r>
      </w:ins>
      <w:r w:rsidRPr="009D4E2F">
        <w:rPr>
          <w:lang w:val="en-GB"/>
        </w:rPr>
        <w:t>Rio2016 Referee Coordinator</w:t>
      </w:r>
      <w:ins w:id="132" w:author="Raclawska, Dorota" w:date="2020-11-22T09:41:00Z">
        <w:r w:rsidR="009258B2">
          <w:rPr>
            <w:lang w:val="en-GB"/>
          </w:rPr>
          <w:t>,</w:t>
        </w:r>
      </w:ins>
      <w:r w:rsidRPr="009D4E2F">
        <w:rPr>
          <w:lang w:val="en-GB"/>
        </w:rPr>
        <w:t xml:space="preserve"> and </w:t>
      </w:r>
      <w:ins w:id="133" w:author="Raclawska, Dorota" w:date="2020-11-22T09:41:00Z">
        <w:r w:rsidR="009258B2">
          <w:rPr>
            <w:lang w:val="en-GB"/>
          </w:rPr>
          <w:t xml:space="preserve">a </w:t>
        </w:r>
      </w:ins>
      <w:r w:rsidRPr="009D4E2F">
        <w:rPr>
          <w:lang w:val="en-GB"/>
        </w:rPr>
        <w:t xml:space="preserve">Referee of Gold Medal Match in Athens 2004 </w:t>
      </w:r>
      <w:ins w:id="134" w:author="Raclawska, Dorota" w:date="2020-11-22T09:41:00Z">
        <w:r w:rsidR="009258B2">
          <w:rPr>
            <w:lang w:val="en-GB"/>
          </w:rPr>
          <w:t>and</w:t>
        </w:r>
      </w:ins>
      <w:del w:id="135" w:author="Raclawska, Dorota" w:date="2020-11-22T09:41:00Z">
        <w:r w:rsidRPr="009D4E2F" w:rsidDel="009258B2">
          <w:rPr>
            <w:lang w:val="en-GB"/>
          </w:rPr>
          <w:delText>&amp;</w:delText>
        </w:r>
      </w:del>
      <w:r w:rsidRPr="009D4E2F">
        <w:rPr>
          <w:lang w:val="en-GB"/>
        </w:rPr>
        <w:t xml:space="preserve"> Beijing 2008. He patented the unique light sound ball, which is </w:t>
      </w:r>
      <w:del w:id="136" w:author="Raclawska, Dorota" w:date="2020-11-22T09:42:00Z">
        <w:r w:rsidRPr="009D4E2F" w:rsidDel="009258B2">
          <w:rPr>
            <w:lang w:val="en-GB"/>
          </w:rPr>
          <w:delText>not for sale and</w:delText>
        </w:r>
      </w:del>
      <w:ins w:id="137" w:author="Raclawska, Dorota" w:date="2020-11-22T09:42:00Z">
        <w:r w:rsidR="009258B2">
          <w:rPr>
            <w:lang w:val="en-GB"/>
          </w:rPr>
          <w:t>available</w:t>
        </w:r>
      </w:ins>
      <w:r w:rsidRPr="009D4E2F">
        <w:rPr>
          <w:lang w:val="en-GB"/>
        </w:rPr>
        <w:t xml:space="preserve"> only for donation. In the first two years of the </w:t>
      </w:r>
      <w:ins w:id="138" w:author="Raclawska, Dorota" w:date="2020-11-22T09:27:00Z">
        <w:r w:rsidR="004C3F14">
          <w:rPr>
            <w:lang w:val="en-GB"/>
          </w:rPr>
          <w:t>#</w:t>
        </w:r>
        <w:proofErr w:type="spellStart"/>
        <w:r w:rsidR="004C3F14">
          <w:rPr>
            <w:lang w:val="en-GB"/>
          </w:rPr>
          <w:t>aBallforAll</w:t>
        </w:r>
        <w:proofErr w:type="spellEnd"/>
        <w:r w:rsidR="004C3F14">
          <w:rPr>
            <w:lang w:val="en-GB"/>
          </w:rPr>
          <w:t xml:space="preserve"> </w:t>
        </w:r>
      </w:ins>
      <w:del w:id="139" w:author="Raclawska, Dorota" w:date="2020-11-22T09:27:00Z">
        <w:r w:rsidRPr="009D4E2F" w:rsidDel="004C3F14">
          <w:rPr>
            <w:lang w:val="en-GB"/>
          </w:rPr>
          <w:delText xml:space="preserve">campaign </w:delText>
        </w:r>
        <w:r w:rsidR="004C3F14" w:rsidRPr="00F148A3" w:rsidDel="004C3F14">
          <w:rPr>
            <w:lang w:val="en-GB"/>
            <w:rPrChange w:id="140" w:author="renata diurczak" w:date="2020-11-24T01:51:00Z">
              <w:rPr>
                <w:rStyle w:val="Hyperlink"/>
                <w:lang w:val="en-GB"/>
              </w:rPr>
            </w:rPrChange>
          </w:rPr>
          <w:delText>www.aballforall.eu</w:delText>
        </w:r>
      </w:del>
      <w:ins w:id="141" w:author="Raclawska, Dorota" w:date="2020-11-22T09:27:00Z">
        <w:r w:rsidR="004C3F14">
          <w:rPr>
            <w:lang w:val="en-GB"/>
          </w:rPr>
          <w:t>campaign</w:t>
        </w:r>
      </w:ins>
      <w:r w:rsidRPr="009D4E2F">
        <w:rPr>
          <w:lang w:val="en-GB"/>
        </w:rPr>
        <w:t xml:space="preserve">, </w:t>
      </w:r>
      <w:del w:id="142" w:author="Raclawska, Dorota" w:date="2020-11-22T09:43:00Z">
        <w:r w:rsidRPr="009D4E2F" w:rsidDel="009258B2">
          <w:rPr>
            <w:lang w:val="en-GB"/>
          </w:rPr>
          <w:delText xml:space="preserve">have been distributed </w:delText>
        </w:r>
      </w:del>
      <w:r w:rsidRPr="009D4E2F">
        <w:rPr>
          <w:lang w:val="en-GB"/>
        </w:rPr>
        <w:t xml:space="preserve">more than 3.600 mini blind footballs </w:t>
      </w:r>
      <w:ins w:id="143" w:author="Raclawska, Dorota" w:date="2020-11-22T09:42:00Z">
        <w:r w:rsidR="009258B2">
          <w:rPr>
            <w:lang w:val="en-GB"/>
          </w:rPr>
          <w:t xml:space="preserve">have been distributed </w:t>
        </w:r>
      </w:ins>
      <w:r w:rsidRPr="009D4E2F">
        <w:rPr>
          <w:lang w:val="en-GB"/>
        </w:rPr>
        <w:t xml:space="preserve">in 138+ countries </w:t>
      </w:r>
      <w:del w:id="144" w:author="Raclawska, Dorota" w:date="2020-11-22T09:43:00Z">
        <w:r w:rsidRPr="009D4E2F" w:rsidDel="009258B2">
          <w:rPr>
            <w:lang w:val="en-GB"/>
          </w:rPr>
          <w:delText xml:space="preserve">in </w:delText>
        </w:r>
      </w:del>
      <w:ins w:id="145" w:author="Raclawska, Dorota" w:date="2020-11-22T09:43:00Z">
        <w:r w:rsidR="009258B2">
          <w:rPr>
            <w:lang w:val="en-GB"/>
          </w:rPr>
          <w:t>on</w:t>
        </w:r>
        <w:r w:rsidR="009258B2" w:rsidRPr="009D4E2F">
          <w:rPr>
            <w:lang w:val="en-GB"/>
          </w:rPr>
          <w:t xml:space="preserve"> </w:t>
        </w:r>
      </w:ins>
      <w:r w:rsidRPr="009D4E2F">
        <w:rPr>
          <w:lang w:val="en-GB"/>
        </w:rPr>
        <w:t xml:space="preserve">5 continents. </w:t>
      </w:r>
    </w:p>
    <w:p w14:paraId="76DB1130" w14:textId="28E5BC1F" w:rsidR="009D4E2F" w:rsidRDefault="009D4E2F" w:rsidP="009D4E2F">
      <w:pPr>
        <w:rPr>
          <w:lang w:val="en-GB"/>
        </w:rPr>
      </w:pPr>
      <w:del w:id="146" w:author="Raclawska, Dorota" w:date="2020-11-22T09:43:00Z">
        <w:r w:rsidRPr="009D4E2F" w:rsidDel="009258B2">
          <w:rPr>
            <w:lang w:val="en-GB"/>
          </w:rPr>
          <w:delText xml:space="preserve">He </w:delText>
        </w:r>
      </w:del>
      <w:ins w:id="147" w:author="Raclawska, Dorota" w:date="2020-11-22T09:43:00Z">
        <w:r w:rsidR="009258B2">
          <w:rPr>
            <w:lang w:val="en-GB"/>
          </w:rPr>
          <w:t>Elias</w:t>
        </w:r>
        <w:r w:rsidR="009258B2" w:rsidRPr="009D4E2F">
          <w:rPr>
            <w:lang w:val="en-GB"/>
          </w:rPr>
          <w:t xml:space="preserve"> </w:t>
        </w:r>
      </w:ins>
      <w:r w:rsidRPr="009D4E2F">
        <w:rPr>
          <w:lang w:val="en-GB"/>
        </w:rPr>
        <w:t xml:space="preserve">is the legal representative of </w:t>
      </w:r>
      <w:proofErr w:type="spellStart"/>
      <w:r w:rsidRPr="009D4E2F">
        <w:rPr>
          <w:lang w:val="en-GB"/>
        </w:rPr>
        <w:t>Orama</w:t>
      </w:r>
      <w:proofErr w:type="spellEnd"/>
      <w:r w:rsidRPr="009D4E2F">
        <w:rPr>
          <w:lang w:val="en-GB"/>
        </w:rPr>
        <w:t xml:space="preserve"> Neon </w:t>
      </w:r>
      <w:proofErr w:type="spellStart"/>
      <w:r w:rsidRPr="009D4E2F">
        <w:rPr>
          <w:lang w:val="en-GB"/>
        </w:rPr>
        <w:t>Youthorama</w:t>
      </w:r>
      <w:proofErr w:type="spellEnd"/>
      <w:r w:rsidRPr="009D4E2F">
        <w:rPr>
          <w:lang w:val="en-GB"/>
        </w:rPr>
        <w:t xml:space="preserve"> NGO. </w:t>
      </w:r>
      <w:r>
        <w:rPr>
          <w:lang w:val="en-GB"/>
        </w:rPr>
        <w:t xml:space="preserve">You </w:t>
      </w:r>
      <w:del w:id="148" w:author="Raclawska, Dorota" w:date="2020-11-22T09:28:00Z">
        <w:r w:rsidRPr="009D4E2F" w:rsidDel="004C3F14">
          <w:rPr>
            <w:lang w:val="en-GB"/>
          </w:rPr>
          <w:delText xml:space="preserve">could </w:delText>
        </w:r>
      </w:del>
      <w:ins w:id="149" w:author="Raclawska, Dorota" w:date="2020-11-22T09:28:00Z">
        <w:r w:rsidR="004C3F14">
          <w:rPr>
            <w:lang w:val="en-GB"/>
          </w:rPr>
          <w:t>can</w:t>
        </w:r>
        <w:r w:rsidR="004C3F14" w:rsidRPr="009D4E2F">
          <w:rPr>
            <w:lang w:val="en-GB"/>
          </w:rPr>
          <w:t xml:space="preserve"> </w:t>
        </w:r>
      </w:ins>
      <w:r w:rsidRPr="009D4E2F">
        <w:rPr>
          <w:lang w:val="en-GB"/>
        </w:rPr>
        <w:t xml:space="preserve">contact him directly at </w:t>
      </w:r>
      <w:r w:rsidR="00F148A3">
        <w:fldChar w:fldCharType="begin"/>
      </w:r>
      <w:r w:rsidR="00F148A3" w:rsidRPr="00F148A3">
        <w:rPr>
          <w:lang w:val="en-GB"/>
          <w:rPrChange w:id="150" w:author="renata diurczak" w:date="2020-11-24T01:51:00Z">
            <w:rPr/>
          </w:rPrChange>
        </w:rPr>
        <w:instrText xml:space="preserve"> HYPERLINK "mailto:mastorasgreece@gmail.com" </w:instrText>
      </w:r>
      <w:r w:rsidR="00F148A3">
        <w:fldChar w:fldCharType="separate"/>
      </w:r>
      <w:r w:rsidR="00284B12" w:rsidRPr="000C7805">
        <w:rPr>
          <w:rStyle w:val="Hyperlink"/>
          <w:lang w:val="en-GB"/>
        </w:rPr>
        <w:t>mastorasgreece@gmail.com</w:t>
      </w:r>
      <w:r w:rsidR="00F148A3">
        <w:rPr>
          <w:rStyle w:val="Hyperlink"/>
          <w:lang w:val="en-GB"/>
        </w:rPr>
        <w:fldChar w:fldCharType="end"/>
      </w:r>
    </w:p>
    <w:p w14:paraId="4D2F5BF1" w14:textId="77777777" w:rsidR="00284B12" w:rsidRDefault="00284B12" w:rsidP="009D4E2F">
      <w:pPr>
        <w:rPr>
          <w:lang w:val="en-GB"/>
        </w:rPr>
      </w:pPr>
    </w:p>
    <w:p w14:paraId="2CE70FFB" w14:textId="77777777" w:rsidR="00284B12" w:rsidRDefault="00284B12" w:rsidP="009D4E2F">
      <w:pPr>
        <w:rPr>
          <w:lang w:val="en-GB"/>
        </w:rPr>
      </w:pPr>
      <w:proofErr w:type="spellStart"/>
      <w:r w:rsidRPr="00284B12">
        <w:rPr>
          <w:lang w:val="en-GB"/>
        </w:rPr>
        <w:t>Youthorama</w:t>
      </w:r>
      <w:proofErr w:type="spellEnd"/>
      <w:r w:rsidRPr="00284B12">
        <w:rPr>
          <w:lang w:val="en-GB"/>
        </w:rPr>
        <w:t xml:space="preserve"> NGO</w:t>
      </w:r>
    </w:p>
    <w:p w14:paraId="375CEB72" w14:textId="77777777" w:rsidR="00284B12" w:rsidRDefault="00284B12" w:rsidP="009D4E2F">
      <w:pPr>
        <w:rPr>
          <w:lang w:val="en-GB"/>
        </w:rPr>
      </w:pPr>
    </w:p>
    <w:p w14:paraId="02C15766" w14:textId="639CC539" w:rsidR="00284B12" w:rsidRPr="00284B12" w:rsidRDefault="00284B12" w:rsidP="00284B12">
      <w:pPr>
        <w:rPr>
          <w:lang w:val="en-GB"/>
        </w:rPr>
      </w:pPr>
      <w:del w:id="151" w:author="Raclawska, Dorota" w:date="2020-11-22T09:34:00Z">
        <w:r w:rsidRPr="00284B12" w:rsidDel="004C3F14">
          <w:rPr>
            <w:lang w:val="en-GB"/>
          </w:rPr>
          <w:delText>The group</w:delText>
        </w:r>
      </w:del>
      <w:proofErr w:type="spellStart"/>
      <w:ins w:id="152" w:author="Raclawska, Dorota" w:date="2020-11-22T09:34:00Z">
        <w:r w:rsidR="004C3F14">
          <w:rPr>
            <w:lang w:val="en-GB"/>
          </w:rPr>
          <w:t>Youthorama</w:t>
        </w:r>
      </w:ins>
      <w:proofErr w:type="spellEnd"/>
      <w:r w:rsidRPr="00284B12">
        <w:rPr>
          <w:lang w:val="en-GB"/>
        </w:rPr>
        <w:t xml:space="preserve"> was founded in 2003 as a meeting place for young people </w:t>
      </w:r>
      <w:ins w:id="153" w:author="Raclawska, Dorota" w:date="2020-11-22T09:35:00Z">
        <w:r w:rsidR="004C3F14">
          <w:rPr>
            <w:lang w:val="en-GB"/>
          </w:rPr>
          <w:t>between</w:t>
        </w:r>
      </w:ins>
      <w:del w:id="154" w:author="Raclawska, Dorota" w:date="2020-11-22T09:35:00Z">
        <w:r w:rsidRPr="00284B12" w:rsidDel="004C3F14">
          <w:rPr>
            <w:lang w:val="en-GB"/>
          </w:rPr>
          <w:delText>aged</w:delText>
        </w:r>
      </w:del>
      <w:r w:rsidRPr="00284B12">
        <w:rPr>
          <w:lang w:val="en-GB"/>
        </w:rPr>
        <w:t xml:space="preserve"> 13</w:t>
      </w:r>
      <w:ins w:id="155" w:author="Raclawska, Dorota" w:date="2020-11-22T09:35:00Z">
        <w:r w:rsidR="004C3F14">
          <w:rPr>
            <w:lang w:val="en-GB"/>
          </w:rPr>
          <w:t xml:space="preserve"> and </w:t>
        </w:r>
      </w:ins>
      <w:del w:id="156" w:author="Raclawska, Dorota" w:date="2020-11-22T09:35:00Z">
        <w:r w:rsidRPr="00284B12" w:rsidDel="004C3F14">
          <w:rPr>
            <w:lang w:val="en-GB"/>
          </w:rPr>
          <w:delText>-</w:delText>
        </w:r>
      </w:del>
      <w:r w:rsidRPr="00284B12">
        <w:rPr>
          <w:lang w:val="en-GB"/>
        </w:rPr>
        <w:t>30</w:t>
      </w:r>
      <w:ins w:id="157" w:author="Raclawska, Dorota" w:date="2020-11-22T09:35:00Z">
        <w:r w:rsidR="004C3F14">
          <w:rPr>
            <w:lang w:val="en-GB"/>
          </w:rPr>
          <w:t xml:space="preserve"> years old</w:t>
        </w:r>
      </w:ins>
      <w:r w:rsidRPr="00284B12">
        <w:rPr>
          <w:lang w:val="en-GB"/>
        </w:rPr>
        <w:t xml:space="preserve">. </w:t>
      </w:r>
      <w:ins w:id="158" w:author="Raclawska, Dorota" w:date="2020-11-22T09:35:00Z">
        <w:r w:rsidR="009258B2">
          <w:rPr>
            <w:lang w:val="en-GB"/>
          </w:rPr>
          <w:t>In addition to fostering a community environment</w:t>
        </w:r>
      </w:ins>
      <w:ins w:id="159" w:author="Raclawska, Dorota" w:date="2020-11-22T09:36:00Z">
        <w:r w:rsidR="009258B2">
          <w:rPr>
            <w:lang w:val="en-GB"/>
          </w:rPr>
          <w:t xml:space="preserve"> for adolescents and young adults,</w:t>
        </w:r>
      </w:ins>
      <w:del w:id="160" w:author="Raclawska, Dorota" w:date="2020-11-22T09:36:00Z">
        <w:r w:rsidRPr="00284B12" w:rsidDel="009258B2">
          <w:rPr>
            <w:lang w:val="en-GB"/>
          </w:rPr>
          <w:delText>At the same time,</w:delText>
        </w:r>
      </w:del>
      <w:r w:rsidRPr="00284B12">
        <w:rPr>
          <w:lang w:val="en-GB"/>
        </w:rPr>
        <w:t xml:space="preserve"> it implements chess workshops for children </w:t>
      </w:r>
      <w:ins w:id="161" w:author="Raclawska, Dorota" w:date="2020-11-22T09:36:00Z">
        <w:r w:rsidR="009258B2">
          <w:rPr>
            <w:lang w:val="en-GB"/>
          </w:rPr>
          <w:t>between</w:t>
        </w:r>
      </w:ins>
      <w:del w:id="162" w:author="Raclawska, Dorota" w:date="2020-11-22T09:36:00Z">
        <w:r w:rsidRPr="00284B12" w:rsidDel="009258B2">
          <w:rPr>
            <w:lang w:val="en-GB"/>
          </w:rPr>
          <w:delText>aged</w:delText>
        </w:r>
      </w:del>
      <w:r w:rsidRPr="00284B12">
        <w:rPr>
          <w:lang w:val="en-GB"/>
        </w:rPr>
        <w:t xml:space="preserve"> 4</w:t>
      </w:r>
      <w:ins w:id="163" w:author="Raclawska, Dorota" w:date="2020-11-22T09:36:00Z">
        <w:r w:rsidR="009258B2">
          <w:rPr>
            <w:lang w:val="en-GB"/>
          </w:rPr>
          <w:t xml:space="preserve"> and </w:t>
        </w:r>
      </w:ins>
      <w:del w:id="164" w:author="Raclawska, Dorota" w:date="2020-11-22T09:36:00Z">
        <w:r w:rsidRPr="00284B12" w:rsidDel="009258B2">
          <w:rPr>
            <w:lang w:val="en-GB"/>
          </w:rPr>
          <w:delText>-</w:delText>
        </w:r>
      </w:del>
      <w:r w:rsidRPr="00284B12">
        <w:rPr>
          <w:lang w:val="en-GB"/>
        </w:rPr>
        <w:t>14</w:t>
      </w:r>
      <w:ins w:id="165" w:author="Raclawska, Dorota" w:date="2020-11-22T09:36:00Z">
        <w:r w:rsidR="009258B2">
          <w:rPr>
            <w:lang w:val="en-GB"/>
          </w:rPr>
          <w:t xml:space="preserve"> years old</w:t>
        </w:r>
      </w:ins>
      <w:r w:rsidRPr="00284B12">
        <w:rPr>
          <w:lang w:val="en-GB"/>
        </w:rPr>
        <w:t xml:space="preserve">. The activities of </w:t>
      </w:r>
      <w:proofErr w:type="spellStart"/>
      <w:r w:rsidRPr="00284B12">
        <w:rPr>
          <w:lang w:val="en-GB"/>
        </w:rPr>
        <w:t>Youthorama</w:t>
      </w:r>
      <w:proofErr w:type="spellEnd"/>
      <w:r w:rsidRPr="00284B12">
        <w:rPr>
          <w:lang w:val="en-GB"/>
        </w:rPr>
        <w:t xml:space="preserve"> </w:t>
      </w:r>
      <w:del w:id="166" w:author="Raclawska, Dorota" w:date="2020-11-22T09:37:00Z">
        <w:r w:rsidRPr="00284B12" w:rsidDel="009258B2">
          <w:rPr>
            <w:lang w:val="en-GB"/>
          </w:rPr>
          <w:delText xml:space="preserve">are </w:delText>
        </w:r>
      </w:del>
      <w:ins w:id="167" w:author="Raclawska, Dorota" w:date="2020-11-22T09:37:00Z">
        <w:r w:rsidR="009258B2">
          <w:rPr>
            <w:lang w:val="en-GB"/>
          </w:rPr>
          <w:t>have been</w:t>
        </w:r>
        <w:r w:rsidR="009258B2" w:rsidRPr="00284B12">
          <w:rPr>
            <w:lang w:val="en-GB"/>
          </w:rPr>
          <w:t xml:space="preserve"> </w:t>
        </w:r>
      </w:ins>
      <w:r w:rsidRPr="00284B12">
        <w:rPr>
          <w:lang w:val="en-GB"/>
        </w:rPr>
        <w:t>hosted and supported since then by the Municipality of P</w:t>
      </w:r>
      <w:proofErr w:type="spellStart"/>
      <w:r w:rsidR="00453943">
        <w:rPr>
          <w:lang w:val="en-US"/>
        </w:rPr>
        <w:t>ile</w:t>
      </w:r>
      <w:proofErr w:type="spellEnd"/>
      <w:r w:rsidRPr="00284B12">
        <w:rPr>
          <w:lang w:val="en-GB"/>
        </w:rPr>
        <w:t>a-</w:t>
      </w:r>
      <w:proofErr w:type="spellStart"/>
      <w:r w:rsidR="00453943">
        <w:rPr>
          <w:lang w:val="en-GB"/>
        </w:rPr>
        <w:t>H</w:t>
      </w:r>
      <w:r w:rsidRPr="00284B12">
        <w:rPr>
          <w:lang w:val="en-GB"/>
        </w:rPr>
        <w:t>ortiatis</w:t>
      </w:r>
      <w:proofErr w:type="spellEnd"/>
      <w:ins w:id="168" w:author="Raclawska, Dorota" w:date="2020-11-22T09:37:00Z">
        <w:r w:rsidR="009258B2">
          <w:rPr>
            <w:lang w:val="en-GB"/>
          </w:rPr>
          <w:t>,</w:t>
        </w:r>
      </w:ins>
      <w:r w:rsidRPr="00284B12">
        <w:rPr>
          <w:lang w:val="en-GB"/>
        </w:rPr>
        <w:t xml:space="preserve"> Greece. </w:t>
      </w:r>
    </w:p>
    <w:p w14:paraId="4E429582" w14:textId="0FC4F0D3" w:rsidR="00284B12" w:rsidRPr="00284B12" w:rsidRDefault="00284B12" w:rsidP="00284B12">
      <w:pPr>
        <w:rPr>
          <w:lang w:val="en-GB"/>
        </w:rPr>
      </w:pPr>
      <w:r w:rsidRPr="00284B12">
        <w:rPr>
          <w:lang w:val="en-GB"/>
        </w:rPr>
        <w:t>In the youth field, we have organized and participated in dozens of European programs supported by both the European Commission</w:t>
      </w:r>
      <w:del w:id="169" w:author="Raclawska, Dorota" w:date="2020-11-22T09:38:00Z">
        <w:r w:rsidRPr="00284B12" w:rsidDel="009258B2">
          <w:rPr>
            <w:lang w:val="en-GB"/>
          </w:rPr>
          <w:delText>,</w:delText>
        </w:r>
      </w:del>
      <w:r w:rsidRPr="00284B12">
        <w:rPr>
          <w:lang w:val="en-GB"/>
        </w:rPr>
        <w:t xml:space="preserve"> Erasmus + and the Council of Europe. </w:t>
      </w:r>
    </w:p>
    <w:p w14:paraId="6B6E7192" w14:textId="7EC5667F" w:rsidR="00284B12" w:rsidRPr="00284B12" w:rsidRDefault="00284B12" w:rsidP="00284B12">
      <w:pPr>
        <w:rPr>
          <w:lang w:val="en-GB"/>
        </w:rPr>
      </w:pPr>
      <w:r w:rsidRPr="00284B12">
        <w:rPr>
          <w:lang w:val="en-GB"/>
        </w:rPr>
        <w:t xml:space="preserve">In recent years, </w:t>
      </w:r>
      <w:del w:id="170" w:author="Raclawska, Dorota" w:date="2020-11-22T09:40:00Z">
        <w:r w:rsidRPr="00284B12" w:rsidDel="009258B2">
          <w:rPr>
            <w:lang w:val="en-GB"/>
          </w:rPr>
          <w:delText xml:space="preserve">and </w:delText>
        </w:r>
      </w:del>
      <w:ins w:id="171" w:author="Raclawska, Dorota" w:date="2020-11-22T09:40:00Z">
        <w:r w:rsidR="009258B2">
          <w:rPr>
            <w:lang w:val="en-GB"/>
          </w:rPr>
          <w:t>especially</w:t>
        </w:r>
        <w:r w:rsidR="009258B2" w:rsidRPr="00284B12">
          <w:rPr>
            <w:lang w:val="en-GB"/>
          </w:rPr>
          <w:t xml:space="preserve"> </w:t>
        </w:r>
      </w:ins>
      <w:r w:rsidRPr="00284B12">
        <w:rPr>
          <w:lang w:val="en-GB"/>
        </w:rPr>
        <w:t>through our #</w:t>
      </w:r>
      <w:proofErr w:type="spellStart"/>
      <w:r w:rsidRPr="00284B12">
        <w:rPr>
          <w:lang w:val="en-GB"/>
        </w:rPr>
        <w:t>ABallforAll</w:t>
      </w:r>
      <w:proofErr w:type="spellEnd"/>
      <w:r w:rsidRPr="00284B12">
        <w:rPr>
          <w:lang w:val="en-GB"/>
        </w:rPr>
        <w:t xml:space="preserve"> campaign, we have focused on integrating young people with fewer opportunities through sport.</w:t>
      </w:r>
    </w:p>
    <w:p w14:paraId="0707DA9D" w14:textId="65F6F459" w:rsidR="00284B12" w:rsidRDefault="00284B12" w:rsidP="00284B12">
      <w:pPr>
        <w:rPr>
          <w:lang w:val="en-GB"/>
        </w:rPr>
      </w:pPr>
      <w:r w:rsidRPr="00284B12">
        <w:rPr>
          <w:lang w:val="en-GB"/>
        </w:rPr>
        <w:t xml:space="preserve">We are fighting </w:t>
      </w:r>
      <w:del w:id="172" w:author="Raclawska, Dorota" w:date="2020-11-22T09:38:00Z">
        <w:r w:rsidRPr="00284B12" w:rsidDel="009258B2">
          <w:rPr>
            <w:lang w:val="en-GB"/>
          </w:rPr>
          <w:delText xml:space="preserve">voluntarily </w:delText>
        </w:r>
      </w:del>
      <w:r w:rsidRPr="00284B12">
        <w:rPr>
          <w:lang w:val="en-GB"/>
        </w:rPr>
        <w:t xml:space="preserve">for a better future and </w:t>
      </w:r>
      <w:del w:id="173" w:author="Raclawska, Dorota" w:date="2020-11-22T09:39:00Z">
        <w:r w:rsidRPr="00284B12" w:rsidDel="009258B2">
          <w:rPr>
            <w:lang w:val="en-GB"/>
          </w:rPr>
          <w:delText xml:space="preserve">the </w:delText>
        </w:r>
      </w:del>
      <w:r w:rsidRPr="00284B12">
        <w:rPr>
          <w:lang w:val="en-GB"/>
        </w:rPr>
        <w:t>world.</w:t>
      </w:r>
    </w:p>
    <w:p w14:paraId="535A7427" w14:textId="77777777" w:rsidR="00284B12" w:rsidRDefault="00284B12" w:rsidP="00284B12">
      <w:pPr>
        <w:rPr>
          <w:lang w:val="en-GB"/>
        </w:rPr>
      </w:pPr>
    </w:p>
    <w:p w14:paraId="5026E212" w14:textId="77777777" w:rsidR="00284B12" w:rsidRPr="00284B12" w:rsidRDefault="00284B12" w:rsidP="00284B12">
      <w:pPr>
        <w:shd w:val="clear" w:color="auto" w:fill="263238"/>
        <w:spacing w:after="0" w:line="405" w:lineRule="atLeast"/>
        <w:rPr>
          <w:rFonts w:ascii="Consolas" w:eastAsia="Times New Roman" w:hAnsi="Consolas" w:cs="Times New Roman"/>
          <w:color w:val="EEFFFF"/>
          <w:sz w:val="30"/>
          <w:szCs w:val="30"/>
          <w:lang w:val="en-GB" w:eastAsia="pl-PL"/>
        </w:rPr>
      </w:pPr>
      <w:r w:rsidRPr="00284B12">
        <w:rPr>
          <w:rFonts w:ascii="Consolas" w:eastAsia="Times New Roman" w:hAnsi="Consolas" w:cs="Times New Roman"/>
          <w:color w:val="EEFFFF"/>
          <w:sz w:val="30"/>
          <w:szCs w:val="30"/>
          <w:lang w:val="en-GB" w:eastAsia="pl-PL"/>
        </w:rPr>
        <w:t>A Ball for All</w:t>
      </w:r>
    </w:p>
    <w:p w14:paraId="7EBBA793" w14:textId="7619DF4F" w:rsidR="00284B12" w:rsidRPr="00284B12" w:rsidRDefault="00284B12" w:rsidP="00284B12">
      <w:pPr>
        <w:rPr>
          <w:lang w:val="en-GB"/>
        </w:rPr>
      </w:pPr>
      <w:proofErr w:type="spellStart"/>
      <w:r w:rsidRPr="00284B12">
        <w:rPr>
          <w:lang w:val="en-GB"/>
        </w:rPr>
        <w:t>Youthorama</w:t>
      </w:r>
      <w:proofErr w:type="spellEnd"/>
      <w:r w:rsidRPr="00284B12">
        <w:rPr>
          <w:lang w:val="en-GB"/>
        </w:rPr>
        <w:t xml:space="preserve">, </w:t>
      </w:r>
      <w:del w:id="174" w:author="Raclawska, Dorota" w:date="2020-11-22T09:29:00Z">
        <w:r w:rsidRPr="00284B12" w:rsidDel="004C3F14">
          <w:rPr>
            <w:lang w:val="en-GB"/>
          </w:rPr>
          <w:delText xml:space="preserve">creating </w:delText>
        </w:r>
      </w:del>
      <w:ins w:id="175" w:author="Raclawska, Dorota" w:date="2020-11-22T09:29:00Z">
        <w:r w:rsidR="004C3F14">
          <w:rPr>
            <w:lang w:val="en-GB"/>
          </w:rPr>
          <w:t>launching</w:t>
        </w:r>
        <w:r w:rsidR="004C3F14" w:rsidRPr="00284B12">
          <w:rPr>
            <w:lang w:val="en-GB"/>
          </w:rPr>
          <w:t xml:space="preserve"> </w:t>
        </w:r>
      </w:ins>
      <w:r w:rsidRPr="00284B12">
        <w:rPr>
          <w:lang w:val="en-GB"/>
        </w:rPr>
        <w:t>the #</w:t>
      </w:r>
      <w:proofErr w:type="spellStart"/>
      <w:r w:rsidRPr="00284B12">
        <w:rPr>
          <w:lang w:val="en-GB"/>
        </w:rPr>
        <w:t>aBallforAll</w:t>
      </w:r>
      <w:proofErr w:type="spellEnd"/>
      <w:r w:rsidRPr="00284B12">
        <w:rPr>
          <w:lang w:val="en-GB"/>
        </w:rPr>
        <w:t xml:space="preserve"> campaign, set a goal to travel to all corners of the earth to distribute </w:t>
      </w:r>
      <w:del w:id="176" w:author="Raclawska, Dorota" w:date="2020-11-22T09:32:00Z">
        <w:r w:rsidRPr="00284B12" w:rsidDel="004C3F14">
          <w:rPr>
            <w:lang w:val="en-GB"/>
          </w:rPr>
          <w:delText xml:space="preserve">this </w:delText>
        </w:r>
      </w:del>
      <w:ins w:id="177" w:author="Raclawska, Dorota" w:date="2020-11-22T09:32:00Z">
        <w:r w:rsidR="004C3F14">
          <w:rPr>
            <w:lang w:val="en-GB"/>
          </w:rPr>
          <w:t>these</w:t>
        </w:r>
        <w:r w:rsidR="004C3F14" w:rsidRPr="00284B12">
          <w:rPr>
            <w:lang w:val="en-GB"/>
          </w:rPr>
          <w:t xml:space="preserve"> </w:t>
        </w:r>
      </w:ins>
      <w:r w:rsidRPr="00284B12">
        <w:rPr>
          <w:lang w:val="en-GB"/>
        </w:rPr>
        <w:t>special ball</w:t>
      </w:r>
      <w:ins w:id="178" w:author="Raclawska, Dorota" w:date="2020-11-22T09:32:00Z">
        <w:r w:rsidR="004C3F14">
          <w:rPr>
            <w:lang w:val="en-GB"/>
          </w:rPr>
          <w:t>s</w:t>
        </w:r>
      </w:ins>
      <w:r w:rsidRPr="00284B12">
        <w:rPr>
          <w:lang w:val="en-GB"/>
        </w:rPr>
        <w:t xml:space="preserve">. We are </w:t>
      </w:r>
      <w:ins w:id="179" w:author="Raclawska, Dorota" w:date="2020-11-22T09:29:00Z">
        <w:r w:rsidR="004C3F14">
          <w:rPr>
            <w:lang w:val="en-GB"/>
          </w:rPr>
          <w:t>well on our path</w:t>
        </w:r>
      </w:ins>
      <w:ins w:id="180" w:author="Raclawska, Dorota" w:date="2020-11-22T09:30:00Z">
        <w:r w:rsidR="004C3F14">
          <w:rPr>
            <w:lang w:val="en-GB"/>
          </w:rPr>
          <w:t xml:space="preserve"> for the ball</w:t>
        </w:r>
      </w:ins>
      <w:ins w:id="181" w:author="Raclawska, Dorota" w:date="2020-11-22T09:32:00Z">
        <w:r w:rsidR="004C3F14">
          <w:rPr>
            <w:lang w:val="en-GB"/>
          </w:rPr>
          <w:t>s</w:t>
        </w:r>
      </w:ins>
      <w:ins w:id="182" w:author="Raclawska, Dorota" w:date="2020-11-22T09:29:00Z">
        <w:r w:rsidR="004C3F14">
          <w:rPr>
            <w:lang w:val="en-GB"/>
          </w:rPr>
          <w:t xml:space="preserve"> to </w:t>
        </w:r>
      </w:ins>
      <w:del w:id="183" w:author="Raclawska, Dorota" w:date="2020-11-22T09:30:00Z">
        <w:r w:rsidRPr="00284B12" w:rsidDel="004C3F14">
          <w:rPr>
            <w:lang w:val="en-GB"/>
          </w:rPr>
          <w:delText xml:space="preserve">on a very good path for the ball to </w:delText>
        </w:r>
      </w:del>
      <w:r w:rsidRPr="00284B12">
        <w:rPr>
          <w:lang w:val="en-GB"/>
        </w:rPr>
        <w:t xml:space="preserve">reach </w:t>
      </w:r>
      <w:ins w:id="184" w:author="Raclawska, Dorota" w:date="2020-11-22T09:30:00Z">
        <w:r w:rsidR="004C3F14">
          <w:rPr>
            <w:lang w:val="en-GB"/>
          </w:rPr>
          <w:t xml:space="preserve">even the most </w:t>
        </w:r>
      </w:ins>
      <w:r w:rsidRPr="00284B12">
        <w:rPr>
          <w:lang w:val="en-GB"/>
        </w:rPr>
        <w:t>remote areas</w:t>
      </w:r>
      <w:del w:id="185" w:author="Raclawska, Dorota" w:date="2020-11-22T09:30:00Z">
        <w:r w:rsidRPr="00284B12" w:rsidDel="004C3F14">
          <w:rPr>
            <w:lang w:val="en-GB"/>
          </w:rPr>
          <w:delText xml:space="preserve"> with difficult access</w:delText>
        </w:r>
      </w:del>
      <w:r w:rsidRPr="00284B12">
        <w:rPr>
          <w:lang w:val="en-GB"/>
        </w:rPr>
        <w:t xml:space="preserve">. With your support we will achieve even more </w:t>
      </w:r>
      <w:ins w:id="186" w:author="Raclawska, Dorota" w:date="2020-11-22T09:31:00Z">
        <w:r w:rsidR="004C3F14">
          <w:rPr>
            <w:lang w:val="en-GB"/>
          </w:rPr>
          <w:t xml:space="preserve">and </w:t>
        </w:r>
      </w:ins>
      <w:del w:id="187" w:author="Raclawska, Dorota" w:date="2020-11-22T09:31:00Z">
        <w:r w:rsidRPr="00284B12" w:rsidDel="004C3F14">
          <w:rPr>
            <w:lang w:val="en-GB"/>
          </w:rPr>
          <w:delText xml:space="preserve">while </w:delText>
        </w:r>
      </w:del>
      <w:r w:rsidRPr="00284B12">
        <w:rPr>
          <w:lang w:val="en-GB"/>
        </w:rPr>
        <w:t xml:space="preserve">the ball will ring in every </w:t>
      </w:r>
      <w:ins w:id="188" w:author="Raclawska, Dorota" w:date="2020-11-22T09:31:00Z">
        <w:r w:rsidR="004C3F14">
          <w:rPr>
            <w:lang w:val="en-GB"/>
          </w:rPr>
          <w:t>blind chil</w:t>
        </w:r>
      </w:ins>
      <w:ins w:id="189" w:author="Raclawska, Dorota" w:date="2020-11-22T09:32:00Z">
        <w:r w:rsidR="004C3F14">
          <w:rPr>
            <w:lang w:val="en-GB"/>
          </w:rPr>
          <w:t>d</w:t>
        </w:r>
      </w:ins>
      <w:ins w:id="190" w:author="Raclawska, Dorota" w:date="2020-11-22T09:31:00Z">
        <w:r w:rsidR="004C3F14">
          <w:rPr>
            <w:lang w:val="en-GB"/>
          </w:rPr>
          <w:t>’</w:t>
        </w:r>
      </w:ins>
      <w:ins w:id="191" w:author="Raclawska, Dorota" w:date="2020-11-22T09:32:00Z">
        <w:r w:rsidR="004C3F14">
          <w:rPr>
            <w:lang w:val="en-GB"/>
          </w:rPr>
          <w:t xml:space="preserve">s </w:t>
        </w:r>
      </w:ins>
      <w:r w:rsidRPr="00284B12">
        <w:rPr>
          <w:lang w:val="en-GB"/>
        </w:rPr>
        <w:t xml:space="preserve">home and school </w:t>
      </w:r>
      <w:del w:id="192" w:author="Raclawska, Dorota" w:date="2020-11-22T09:32:00Z">
        <w:r w:rsidRPr="00284B12" w:rsidDel="004C3F14">
          <w:rPr>
            <w:lang w:val="en-GB"/>
          </w:rPr>
          <w:delText xml:space="preserve">for the blind child </w:delText>
        </w:r>
      </w:del>
      <w:r w:rsidRPr="00284B12">
        <w:rPr>
          <w:lang w:val="en-GB"/>
        </w:rPr>
        <w:t xml:space="preserve">around the world. </w:t>
      </w:r>
    </w:p>
    <w:p w14:paraId="0018A6D8" w14:textId="17CDED57" w:rsidR="00284B12" w:rsidRDefault="00284B12" w:rsidP="00284B12">
      <w:pPr>
        <w:rPr>
          <w:lang w:val="en-GB"/>
        </w:rPr>
      </w:pPr>
      <w:r w:rsidRPr="00284B12">
        <w:rPr>
          <w:lang w:val="en-GB"/>
        </w:rPr>
        <w:lastRenderedPageBreak/>
        <w:t>This year</w:t>
      </w:r>
      <w:ins w:id="193" w:author="Raclawska, Dorota" w:date="2020-11-22T09:33:00Z">
        <w:r w:rsidR="004C3F14">
          <w:rPr>
            <w:lang w:val="en-GB"/>
          </w:rPr>
          <w:t>, the</w:t>
        </w:r>
      </w:ins>
      <w:del w:id="194" w:author="Raclawska, Dorota" w:date="2020-11-22T09:33:00Z">
        <w:r w:rsidRPr="00284B12" w:rsidDel="004C3F14">
          <w:rPr>
            <w:lang w:val="en-GB"/>
          </w:rPr>
          <w:delText xml:space="preserve"> a</w:delText>
        </w:r>
      </w:del>
      <w:r w:rsidRPr="00284B12">
        <w:rPr>
          <w:lang w:val="en-GB"/>
        </w:rPr>
        <w:t xml:space="preserve"> first fairy tale "A Ball For All" was published, </w:t>
      </w:r>
      <w:commentRangeStart w:id="195"/>
      <w:r w:rsidRPr="00284B12">
        <w:rPr>
          <w:lang w:val="en-GB"/>
        </w:rPr>
        <w:t>our heroes are very determined to make the world a better place!</w:t>
      </w:r>
      <w:commentRangeEnd w:id="195"/>
      <w:r w:rsidR="004C3F14">
        <w:rPr>
          <w:rStyle w:val="CommentReference"/>
        </w:rPr>
        <w:commentReference w:id="195"/>
      </w:r>
    </w:p>
    <w:p w14:paraId="4CC56A6F" w14:textId="77777777" w:rsidR="007725A7" w:rsidRDefault="007725A7" w:rsidP="00284B12">
      <w:pPr>
        <w:rPr>
          <w:lang w:val="en-GB"/>
        </w:rPr>
      </w:pPr>
    </w:p>
    <w:p w14:paraId="4C91067B" w14:textId="77777777" w:rsidR="007725A7" w:rsidRDefault="007725A7" w:rsidP="00284B12">
      <w:pPr>
        <w:rPr>
          <w:b/>
          <w:lang w:val="en-GB"/>
        </w:rPr>
      </w:pPr>
      <w:r w:rsidRPr="007725A7">
        <w:rPr>
          <w:b/>
          <w:lang w:val="en-GB"/>
        </w:rPr>
        <w:t>6</w:t>
      </w:r>
      <w:r w:rsidRPr="007725A7">
        <w:rPr>
          <w:b/>
          <w:vertAlign w:val="superscript"/>
          <w:lang w:val="en-GB"/>
        </w:rPr>
        <w:t>th</w:t>
      </w:r>
      <w:r w:rsidRPr="007725A7">
        <w:rPr>
          <w:b/>
          <w:lang w:val="en-GB"/>
        </w:rPr>
        <w:t xml:space="preserve"> section:</w:t>
      </w:r>
    </w:p>
    <w:p w14:paraId="72B28235" w14:textId="77777777" w:rsidR="007725A7" w:rsidRPr="007725A7" w:rsidRDefault="007725A7" w:rsidP="00284B12">
      <w:pPr>
        <w:rPr>
          <w:b/>
          <w:lang w:val="en-GB"/>
        </w:rPr>
      </w:pPr>
      <w:r w:rsidRPr="007725A7">
        <w:rPr>
          <w:b/>
          <w:lang w:val="en-GB"/>
        </w:rPr>
        <w:t>One ball which unites the world</w:t>
      </w:r>
    </w:p>
    <w:p w14:paraId="453A302D" w14:textId="77777777" w:rsidR="007725A7" w:rsidRPr="00284B12" w:rsidRDefault="007725A7" w:rsidP="00284B12">
      <w:pPr>
        <w:rPr>
          <w:lang w:val="en-GB"/>
        </w:rPr>
      </w:pPr>
    </w:p>
    <w:sectPr w:rsidR="007725A7" w:rsidRPr="00284B12" w:rsidSect="007F0039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80" w:author="Raclawska, Dorota" w:date="2020-11-11T20:54:00Z" w:initials="RD">
    <w:p w14:paraId="77B22BB7" w14:textId="5D91831F" w:rsidR="00F63A2F" w:rsidRDefault="00F63A2F">
      <w:pPr>
        <w:pStyle w:val="CommentText"/>
      </w:pPr>
      <w:r>
        <w:rPr>
          <w:rStyle w:val="CommentReference"/>
        </w:rPr>
        <w:annotationRef/>
      </w:r>
      <w:r>
        <w:t>W każdej szkole? Nie rozumiem dokładnie o co chodzi</w:t>
      </w:r>
    </w:p>
  </w:comment>
  <w:comment w:id="195" w:author="Raclawska, Dorota" w:date="2020-11-22T09:33:00Z" w:initials="RD">
    <w:p w14:paraId="5216E345" w14:textId="55C25A41" w:rsidR="004C3F14" w:rsidRDefault="004C3F14">
      <w:pPr>
        <w:pStyle w:val="CommentText"/>
      </w:pPr>
      <w:r>
        <w:rPr>
          <w:rStyle w:val="CommentReference"/>
        </w:rPr>
        <w:annotationRef/>
      </w:r>
      <w:r>
        <w:t xml:space="preserve">Nie </w:t>
      </w:r>
      <w:r>
        <w:t xml:space="preserve">rozumiem kontekstu, wiec ciężko jest to logicznie przetlumaczyc. Tak jak jest to powinny być dwa zdania.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7B22BB7" w15:done="0"/>
  <w15:commentEx w15:paraId="5216E3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56CE18" w16cex:dateUtc="2020-11-12T03:54:00Z"/>
  <w16cex:commentExtensible w16cex:durableId="2364AF01" w16cex:dateUtc="2020-11-22T16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7B22BB7" w16cid:durableId="2356CE18"/>
  <w16cid:commentId w16cid:paraId="5216E345" w16cid:durableId="2364AF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234376"/>
    <w:multiLevelType w:val="hybridMultilevel"/>
    <w:tmpl w:val="1D98A16E"/>
    <w:lvl w:ilvl="0" w:tplc="0415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clawska, Dorota">
    <w15:presenceInfo w15:providerId="AD" w15:userId="S::dorota.raclawska@ucdenver.edu::b33acc34-76c8-492a-908f-cf09449deeed"/>
  </w15:person>
  <w15:person w15:author="renata diurczak">
    <w15:presenceInfo w15:providerId="Windows Live" w15:userId="237bbc50b1ad75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586"/>
    <w:rsid w:val="00012587"/>
    <w:rsid w:val="00186A73"/>
    <w:rsid w:val="00284B12"/>
    <w:rsid w:val="00344B89"/>
    <w:rsid w:val="003B0487"/>
    <w:rsid w:val="00453943"/>
    <w:rsid w:val="004C3F14"/>
    <w:rsid w:val="00547A93"/>
    <w:rsid w:val="00555DFC"/>
    <w:rsid w:val="006C4586"/>
    <w:rsid w:val="007725A7"/>
    <w:rsid w:val="007F0039"/>
    <w:rsid w:val="009258B2"/>
    <w:rsid w:val="0093091F"/>
    <w:rsid w:val="00942A7B"/>
    <w:rsid w:val="00982C69"/>
    <w:rsid w:val="009D4E2F"/>
    <w:rsid w:val="00AE5E3F"/>
    <w:rsid w:val="00B4410F"/>
    <w:rsid w:val="00CB5FD4"/>
    <w:rsid w:val="00DE1BC7"/>
    <w:rsid w:val="00EA3207"/>
    <w:rsid w:val="00F148A3"/>
    <w:rsid w:val="00F63A2F"/>
    <w:rsid w:val="00F66D23"/>
    <w:rsid w:val="00F7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ADB96"/>
  <w15:chartTrackingRefBased/>
  <w15:docId w15:val="{AA593CA1-FA01-4318-AAA3-7C446E5E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0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4B1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6D2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7A9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A93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63A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A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3A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A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3A2F"/>
    <w:rPr>
      <w:b/>
      <w:bCs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3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2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6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987</Words>
  <Characters>5926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diurczak</dc:creator>
  <cp:keywords/>
  <dc:description/>
  <cp:lastModifiedBy>renata diurczak</cp:lastModifiedBy>
  <cp:revision>3</cp:revision>
  <dcterms:created xsi:type="dcterms:W3CDTF">2020-11-23T20:08:00Z</dcterms:created>
  <dcterms:modified xsi:type="dcterms:W3CDTF">2020-11-23T23:56:00Z</dcterms:modified>
</cp:coreProperties>
</file>